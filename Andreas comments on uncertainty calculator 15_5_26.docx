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E03E" w14:textId="25C92A31" w:rsidR="00BE4D59" w:rsidRDefault="009C2F23">
      <w:r>
        <w:t>Andreas comments on uncertainty calculator 15_5_26</w:t>
      </w:r>
    </w:p>
    <w:p w14:paraId="56355A22" w14:textId="70A28EAC" w:rsidR="00896C15" w:rsidRDefault="00896C15">
      <w:r>
        <w:t>There are 3 parts to this feedback: A flags a potential major calculation error in the tool. B gives specific comments on each page of the tool. C gives general feedback on a pilot test-run of the tool and suggestions for revised report outputs.</w:t>
      </w:r>
    </w:p>
    <w:p w14:paraId="1C697116" w14:textId="77777777" w:rsidR="00896C15" w:rsidRDefault="00896C15"/>
    <w:p w14:paraId="756D4F7B" w14:textId="29C0A759" w:rsidR="009C2F23" w:rsidRPr="00896C15" w:rsidRDefault="00896C15" w:rsidP="00896C15">
      <w:pPr>
        <w:pStyle w:val="ListParagraph"/>
        <w:numPr>
          <w:ilvl w:val="0"/>
          <w:numId w:val="6"/>
        </w:numPr>
        <w:rPr>
          <w:b/>
          <w:bCs/>
        </w:rPr>
      </w:pPr>
      <w:r w:rsidRPr="00896C15">
        <w:rPr>
          <w:b/>
          <w:bCs/>
        </w:rPr>
        <w:t>Major issue to flag:</w:t>
      </w:r>
    </w:p>
    <w:p w14:paraId="4BFE65EE" w14:textId="0452E1A2" w:rsidR="00896C15" w:rsidRDefault="00896C15">
      <w:r>
        <w:t xml:space="preserve">I suspect there are errors in the calculation of direct N2O emissions and indirect N2O emissions. I input Zimbabwe data for intensive dairy system in the custom upload template and ran the same input data using the tool and using @Risk </w:t>
      </w:r>
      <w:r w:rsidR="004660C0">
        <w:t>in E</w:t>
      </w:r>
      <w:r>
        <w:t xml:space="preserve">xcel </w:t>
      </w:r>
      <w:r w:rsidR="004660C0">
        <w:t>as well as in the IPCC 2019 software</w:t>
      </w:r>
      <w:r>
        <w:t xml:space="preserv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w:t>
      </w:r>
      <w:r w:rsidR="004660C0">
        <w:t>E</w:t>
      </w:r>
      <w:r>
        <w:t xml:space="preserve">xcel) is not in the 95%CI from the tool’s simulated mean. I’m not sure </w:t>
      </w:r>
      <w:r w:rsidR="004660C0">
        <w:t xml:space="preserve">of </w:t>
      </w:r>
      <w:r>
        <w:t>the reason, but considering that the same EF3 values were used in all calculations, I suspect it may be the calculation of N excretion in the tool is not correct</w:t>
      </w:r>
      <w:r w:rsidR="004660C0">
        <w:t>, or it may be to do with the calculation of weighted mean EF3 which is dependent on how the MMS% values are treated</w:t>
      </w:r>
      <w:r>
        <w:t xml:space="preserve">; and (2) </w:t>
      </w:r>
      <w:r w:rsidR="004C1AE2">
        <w:t xml:space="preserve">for total indirect N2O emissions, the tool’s simulated mean is </w:t>
      </w:r>
      <w:r w:rsidR="004660C0">
        <w:t>also much lower than the Excel mean</w:t>
      </w:r>
      <w:r w:rsidR="004C1AE2">
        <w:t xml:space="preserve">. N excretion is also an input into this calculation, and needs to be checked. In addition, </w:t>
      </w:r>
      <w:r w:rsidR="004660C0">
        <w:t>since the % deviation from the mean calculated in Excel and simulated in @Risk is greater than that for direct N2O emissions, there may be some other issue with the calculations.</w:t>
      </w:r>
      <w:r w:rsidR="00AD35E6">
        <w:t xml:space="preserve"> </w:t>
      </w:r>
      <w:r w:rsidR="00FF0BB6">
        <w:t xml:space="preserve">See section C below in which I find that sensitivity analysis identifies some parameters as sensitive that should not appear in those equation chains. </w:t>
      </w:r>
      <w:r w:rsidR="0065501E">
        <w:t>Another possible reason may be to do with whether Fracgas and Fracleach (IPCC 2019 Table 10.22)</w:t>
      </w:r>
      <w:r w:rsidR="00800959">
        <w:t xml:space="preserve"> should actually be</w:t>
      </w:r>
      <w:r w:rsidR="0065501E">
        <w:t xml:space="preserve"> percentages</w:t>
      </w:r>
      <w:r w:rsidR="00800959">
        <w:t xml:space="preserve"> (e.g. “30”) or fractions (e.g. “0.3”) and how these are treated in the equations. (IPCC 2019 Table 10.22 shows fractions, while the IPCC software requires them to be entered as percentages, but I’m not sure how the tool is implementing these equations.) </w:t>
      </w:r>
    </w:p>
    <w:p w14:paraId="409A9A30" w14:textId="61F5AD6A" w:rsidR="00896C15" w:rsidRDefault="006B70B7">
      <w:r w:rsidRPr="006B70B7">
        <w:rPr>
          <w:noProof/>
        </w:rPr>
        <w:lastRenderedPageBreak/>
        <w:drawing>
          <wp:inline distT="0" distB="0" distL="0" distR="0" wp14:anchorId="290AA9E1" wp14:editId="15912AEA">
            <wp:extent cx="8863330" cy="2286635"/>
            <wp:effectExtent l="0" t="0" r="0" b="0"/>
            <wp:docPr id="7" name="Picture 6">
              <a:extLst xmlns:a="http://schemas.openxmlformats.org/drawingml/2006/main">
                <a:ext uri="{FF2B5EF4-FFF2-40B4-BE49-F238E27FC236}">
                  <a16:creationId xmlns:a16="http://schemas.microsoft.com/office/drawing/2014/main" id="{9E4DCAB2-DD48-098F-3CC2-0E722B3D6B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E4DCAB2-DD48-098F-3CC2-0E722B3D6B07}"/>
                        </a:ext>
                      </a:extLst>
                    </pic:cNvPr>
                    <pic:cNvPicPr>
                      <a:picLocks noChangeAspect="1"/>
                    </pic:cNvPicPr>
                  </pic:nvPicPr>
                  <pic:blipFill>
                    <a:blip r:embed="rId6"/>
                    <a:srcRect t="25233" b="28889"/>
                    <a:stretch>
                      <a:fillRect/>
                    </a:stretch>
                  </pic:blipFill>
                  <pic:spPr>
                    <a:xfrm>
                      <a:off x="0" y="0"/>
                      <a:ext cx="8863330" cy="2286635"/>
                    </a:xfrm>
                    <a:prstGeom prst="rect">
                      <a:avLst/>
                    </a:prstGeom>
                  </pic:spPr>
                </pic:pic>
              </a:graphicData>
            </a:graphic>
          </wp:inline>
        </w:drawing>
      </w:r>
    </w:p>
    <w:p w14:paraId="5C4D4D46" w14:textId="77777777" w:rsidR="00896C15" w:rsidRDefault="00896C15"/>
    <w:p w14:paraId="1EE8613A" w14:textId="2BB6E51F" w:rsidR="004660C0" w:rsidRPr="004660C0" w:rsidRDefault="004660C0" w:rsidP="004660C0">
      <w:pPr>
        <w:pStyle w:val="ListParagraph"/>
        <w:numPr>
          <w:ilvl w:val="0"/>
          <w:numId w:val="6"/>
        </w:numPr>
        <w:rPr>
          <w:b/>
          <w:bCs/>
        </w:rPr>
      </w:pPr>
      <w:r w:rsidRPr="004660C0">
        <w:rPr>
          <w:b/>
          <w:bCs/>
        </w:rPr>
        <w:t>Specific comments on each page</w:t>
      </w:r>
    </w:p>
    <w:p w14:paraId="2A84E119" w14:textId="5942B948" w:rsidR="00F54342" w:rsidRPr="001E4F99" w:rsidRDefault="00B6316A" w:rsidP="00F54342">
      <w:pPr>
        <w:rPr>
          <w:lang w:val="en-US"/>
        </w:rPr>
      </w:pPr>
      <w:r>
        <w:rPr>
          <w:b/>
          <w:lang w:val="en-US"/>
        </w:rPr>
        <w:t>“Home”</w:t>
      </w:r>
      <w:r w:rsidR="00F54342" w:rsidRPr="001E4F99">
        <w:rPr>
          <w:b/>
          <w:lang w:val="en-US"/>
        </w:rPr>
        <w:t xml:space="preserve"> page</w:t>
      </w:r>
    </w:p>
    <w:tbl>
      <w:tblPr>
        <w:tblW w:w="5000" w:type="pct"/>
        <w:tblLook w:val="04A0" w:firstRow="1" w:lastRow="0" w:firstColumn="1" w:lastColumn="0" w:noHBand="0" w:noVBand="1"/>
      </w:tblPr>
      <w:tblGrid>
        <w:gridCol w:w="5415"/>
        <w:gridCol w:w="8533"/>
      </w:tblGrid>
      <w:tr w:rsidR="00F54342" w:rsidRPr="001E4F99" w14:paraId="4E1FC765"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46BC3E78" w14:textId="77777777" w:rsidR="00F54342" w:rsidRPr="001E4F99" w:rsidRDefault="00F54342"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3EB558E3" w14:textId="77777777" w:rsidR="00F54342" w:rsidRPr="001E4F99" w:rsidRDefault="00F54342" w:rsidP="00CB58BF">
            <w:pPr>
              <w:rPr>
                <w:color w:val="FFFFFF" w:themeColor="background1"/>
                <w:lang w:val="en-US"/>
              </w:rPr>
            </w:pPr>
            <w:r w:rsidRPr="001E4F99">
              <w:rPr>
                <w:b/>
                <w:color w:val="FFFFFF" w:themeColor="background1"/>
                <w:lang w:val="en-US"/>
              </w:rPr>
              <w:t>How it was addressed</w:t>
            </w:r>
          </w:p>
        </w:tc>
      </w:tr>
      <w:tr w:rsidR="00F54342" w:rsidRPr="001E4F99" w14:paraId="763102C5"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hideMark/>
          </w:tcPr>
          <w:p w14:paraId="343139BF" w14:textId="291A11F7" w:rsidR="00F54342" w:rsidRPr="00F54342" w:rsidRDefault="00F54342" w:rsidP="00CB58BF">
            <w:r>
              <w:rPr>
                <w:lang w:val="en-US"/>
              </w:rPr>
              <w:t xml:space="preserve">1. Minor edit: “5. </w:t>
            </w:r>
            <w:r w:rsidRPr="00F54342">
              <w:t>Formats results for IPCC inventory reporting (</w:t>
            </w:r>
            <w:ins w:id="0" w:author="Author" w:date="2026-05-16T07:31:00Z" w16du:dateUtc="2026-05-16T06:31:00Z">
              <w:r>
                <w:t xml:space="preserve">IPCC 2006 Vol. 1 Ch. 3, </w:t>
              </w:r>
            </w:ins>
            <w:r w:rsidRPr="00F54342">
              <w:t>Table 3.3)</w:t>
            </w:r>
            <w:r>
              <w:t>”</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5F8115DF" w14:textId="77777777" w:rsidR="00F54342" w:rsidRPr="001E4F99" w:rsidRDefault="00F54342" w:rsidP="00CB58BF">
            <w:pPr>
              <w:rPr>
                <w:lang w:val="en-US"/>
              </w:rPr>
            </w:pPr>
          </w:p>
        </w:tc>
      </w:tr>
      <w:tr w:rsidR="00F54342" w:rsidRPr="001E4F99" w14:paraId="7C72F71F"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51443BF2" w14:textId="3FA79E11" w:rsidR="00F54342" w:rsidRPr="001E4F99" w:rsidRDefault="00F54342" w:rsidP="00CB58BF">
            <w:pPr>
              <w:rPr>
                <w:lang w:val="en-US"/>
              </w:rPr>
            </w:pPr>
            <w:r>
              <w:rPr>
                <w:lang w:val="en-US"/>
              </w:rPr>
              <w:t>2. Minor edits: “</w:t>
            </w:r>
            <w:r w:rsidRPr="00F54342">
              <w:rPr>
                <w:b/>
                <w:bCs/>
              </w:rPr>
              <w:t>Emission sources covered:</w:t>
            </w:r>
            <w:r w:rsidRPr="00F54342">
              <w:t> Enteric fermentation CH</w:t>
            </w:r>
            <w:r w:rsidRPr="00F54342">
              <w:rPr>
                <w:vertAlign w:val="subscript"/>
                <w:rPrChange w:id="1" w:author="Author" w:date="2026-05-16T07:26:00Z" w16du:dateUtc="2026-05-16T06:26:00Z">
                  <w:rPr/>
                </w:rPrChange>
              </w:rPr>
              <w:t>4</w:t>
            </w:r>
            <w:r w:rsidRPr="00F54342">
              <w:t>, Manure management CH</w:t>
            </w:r>
            <w:r w:rsidRPr="00F54342">
              <w:rPr>
                <w:vertAlign w:val="subscript"/>
                <w:rPrChange w:id="2" w:author="Author" w:date="2026-05-16T07:26:00Z" w16du:dateUtc="2026-05-16T06:26:00Z">
                  <w:rPr/>
                </w:rPrChange>
              </w:rPr>
              <w:t>4</w:t>
            </w:r>
            <w:r w:rsidRPr="00F54342">
              <w:t>, Manure management N</w:t>
            </w:r>
            <w:r w:rsidRPr="00F54342">
              <w:rPr>
                <w:vertAlign w:val="subscript"/>
                <w:rPrChange w:id="3" w:author="Author" w:date="2026-05-16T07:26:00Z" w16du:dateUtc="2026-05-16T06:26:00Z">
                  <w:rPr/>
                </w:rPrChange>
              </w:rPr>
              <w:t>2</w:t>
            </w:r>
            <w:r w:rsidRPr="00F54342">
              <w:t>O (direct and indirect), and N</w:t>
            </w:r>
            <w:r w:rsidRPr="00F54342">
              <w:rPr>
                <w:vertAlign w:val="subscript"/>
                <w:rPrChange w:id="4" w:author="Author" w:date="2026-05-16T07:27:00Z" w16du:dateUtc="2026-05-16T06:27:00Z">
                  <w:rPr/>
                </w:rPrChange>
              </w:rPr>
              <w:t>2</w:t>
            </w:r>
            <w:r w:rsidRPr="00F54342">
              <w:t xml:space="preserve">O </w:t>
            </w:r>
            <w:ins w:id="5" w:author="Author" w:date="2026-05-16T07:27:00Z" w16du:dateUtc="2026-05-16T06:27:00Z">
              <w:r>
                <w:t xml:space="preserve">(direct and indirect) </w:t>
              </w:r>
            </w:ins>
            <w:r w:rsidRPr="00F54342">
              <w:t>from dung</w:t>
            </w:r>
            <w:del w:id="6" w:author="Author" w:date="2026-05-16T07:27:00Z" w16du:dateUtc="2026-05-16T06:27:00Z">
              <w:r w:rsidRPr="00F54342" w:rsidDel="00F54342">
                <w:delText>/</w:delText>
              </w:r>
            </w:del>
            <w:ins w:id="7" w:author="Author" w:date="2026-05-16T07:27:00Z" w16du:dateUtc="2026-05-16T06:27:00Z">
              <w:r>
                <w:t xml:space="preserve"> and </w:t>
              </w:r>
            </w:ins>
            <w:r w:rsidRPr="00F54342">
              <w:t>urine deposited on pasture.</w:t>
            </w:r>
            <w:r>
              <w:t>”</w:t>
            </w:r>
            <w:r w:rsidR="004660C0">
              <w:t xml:space="preserve"> Subscripts need to be added throughout the tool’s pages and reports</w:t>
            </w:r>
          </w:p>
        </w:tc>
        <w:tc>
          <w:tcPr>
            <w:tcW w:w="3059" w:type="pct"/>
            <w:tcBorders>
              <w:top w:val="single" w:sz="4" w:space="0" w:color="B0B0B0"/>
              <w:left w:val="single" w:sz="4" w:space="0" w:color="B0B0B0"/>
              <w:bottom w:val="single" w:sz="4" w:space="0" w:color="B0B0B0"/>
              <w:right w:val="single" w:sz="4" w:space="0" w:color="B0B0B0"/>
            </w:tcBorders>
          </w:tcPr>
          <w:p w14:paraId="41BCA0D6" w14:textId="77777777" w:rsidR="00F54342" w:rsidRPr="001E4F99" w:rsidRDefault="00F54342" w:rsidP="00CB58BF">
            <w:pPr>
              <w:rPr>
                <w:lang w:val="en-US"/>
              </w:rPr>
            </w:pPr>
          </w:p>
        </w:tc>
      </w:tr>
      <w:tr w:rsidR="00F54342" w:rsidRPr="001E4F99" w14:paraId="28E93607"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617F681B" w14:textId="6B41B373" w:rsidR="00F54342" w:rsidRPr="001E4F99" w:rsidRDefault="00F54342" w:rsidP="00CB58BF">
            <w:pPr>
              <w:rPr>
                <w:lang w:val="en-US"/>
              </w:rPr>
            </w:pPr>
            <w:r>
              <w:rPr>
                <w:lang w:val="en-US"/>
              </w:rPr>
              <w:t>3. “Quick start: try the tool immediately, go to 1. Data input”, but on this opening page you have to first select</w:t>
            </w:r>
            <w:r w:rsidR="00762B4A">
              <w:rPr>
                <w:lang w:val="en-US"/>
              </w:rPr>
              <w:t xml:space="preserve"> single year or trend. I found it’s quite easy to miss this at the bottom of the opening page. If possible, move it to the 1. Data input page?</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6FC9B9C9" w14:textId="77777777" w:rsidR="00F54342" w:rsidRPr="001E4F99" w:rsidRDefault="00F54342" w:rsidP="00CB58BF">
            <w:pPr>
              <w:rPr>
                <w:lang w:val="en-US"/>
              </w:rPr>
            </w:pPr>
          </w:p>
        </w:tc>
      </w:tr>
      <w:tr w:rsidR="00762B4A" w:rsidRPr="001E4F99" w14:paraId="11A798F0"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4292E462" w14:textId="7144B602" w:rsidR="00762B4A" w:rsidRPr="00762B4A" w:rsidRDefault="00762B4A" w:rsidP="00762B4A">
            <w:r>
              <w:rPr>
                <w:lang w:val="en-US"/>
              </w:rPr>
              <w:t xml:space="preserve">4. </w:t>
            </w:r>
            <w:r w:rsidRPr="00762B4A">
              <w:rPr>
                <w:b/>
                <w:bCs/>
                <w:lang w:val="en-US"/>
                <w:rPrChange w:id="8" w:author="Author" w:date="2026-05-16T07:37:00Z" w16du:dateUtc="2026-05-16T06:37:00Z">
                  <w:rPr>
                    <w:lang w:val="en-US"/>
                  </w:rPr>
                </w:rPrChange>
              </w:rPr>
              <w:t>What does this tool do?</w:t>
            </w:r>
            <w:r>
              <w:rPr>
                <w:lang w:val="en-US"/>
              </w:rPr>
              <w:t xml:space="preserve"> “</w:t>
            </w:r>
            <w:r w:rsidRPr="00762B4A">
              <w:t xml:space="preserve">Takes your country-specific input data </w:t>
            </w:r>
            <w:ins w:id="9" w:author="Author" w:date="2026-05-16T07:37:00Z" w16du:dateUtc="2026-05-16T06:37:00Z">
              <w:r>
                <w:t xml:space="preserve">aligned with the IPCC Tier 2 equations, </w:t>
              </w:r>
            </w:ins>
            <w:r w:rsidRPr="00762B4A">
              <w:t>with uncertainty ranges</w:t>
            </w:r>
            <w:ins w:id="10" w:author="Author" w:date="2026-05-16T07:37:00Z" w16du:dateUtc="2026-05-16T06:37:00Z">
              <w:r>
                <w:t>”</w:t>
              </w:r>
            </w:ins>
          </w:p>
          <w:p w14:paraId="52AA48B4" w14:textId="0D4AA1B3" w:rsidR="00762B4A" w:rsidDel="00762B4A" w:rsidRDefault="00762B4A" w:rsidP="00CB58BF">
            <w:pPr>
              <w:rPr>
                <w:del w:id="11" w:author="Author" w:date="2026-05-16T07:37:00Z" w16du:dateUtc="2026-05-16T06:37:00Z"/>
                <w:lang w:val="en-US"/>
              </w:rPr>
            </w:pPr>
          </w:p>
          <w:p w14:paraId="051C7318" w14:textId="77777777" w:rsidR="00762B4A" w:rsidRDefault="00762B4A" w:rsidP="00CB58BF">
            <w:pPr>
              <w:rPr>
                <w:b/>
                <w:bCs/>
              </w:rPr>
            </w:pPr>
            <w:r w:rsidRPr="00762B4A">
              <w:rPr>
                <w:b/>
                <w:bCs/>
              </w:rPr>
              <w:t>What this tool does NOT do:</w:t>
            </w:r>
          </w:p>
          <w:p w14:paraId="6C012836" w14:textId="5A286034" w:rsidR="00762B4A" w:rsidRPr="00B6316A" w:rsidRDefault="00762B4A" w:rsidP="00CB58BF">
            <w:ins w:id="12" w:author="Author" w:date="2026-05-16T07:38:00Z" w16du:dateUtc="2026-05-16T06:38:00Z">
              <w:r>
                <w:t>“</w:t>
              </w:r>
            </w:ins>
            <w:r w:rsidRPr="00762B4A">
              <w:rPr>
                <w:rPrChange w:id="13" w:author="Author" w:date="2026-05-16T07:38:00Z" w16du:dateUtc="2026-05-16T06:38:00Z">
                  <w:rPr>
                    <w:b/>
                    <w:bCs/>
                  </w:rPr>
                </w:rPrChange>
              </w:rPr>
              <w:t>It does not produce Tier 1 estimates</w:t>
            </w:r>
            <w:ins w:id="14" w:author="Author" w:date="2026-05-16T07:52:00Z" w16du:dateUtc="2026-05-16T06:52:00Z">
              <w:r w:rsidR="00B6316A">
                <w:t xml:space="preserve"> and is not designed for uncerta</w:t>
              </w:r>
            </w:ins>
            <w:ins w:id="15" w:author="Author" w:date="2026-05-16T07:53:00Z" w16du:dateUtc="2026-05-16T06:53:00Z">
              <w:r w:rsidR="00B6316A">
                <w:t>inty analysis of country-specific Tier 2 methods</w:t>
              </w:r>
            </w:ins>
            <w:r w:rsidRPr="00762B4A">
              <w:rPr>
                <w:rPrChange w:id="16" w:author="Author" w:date="2026-05-16T07:38:00Z" w16du:dateUtc="2026-05-16T06:38:00Z">
                  <w:rPr>
                    <w:b/>
                    <w:bCs/>
                  </w:rPr>
                </w:rPrChange>
              </w:rPr>
              <w:t xml:space="preserve"> — the IPCC Tier 2 equation chain is required.</w:t>
            </w:r>
            <w:r w:rsidR="00B6316A">
              <w:t>”</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037098EE" w14:textId="77777777" w:rsidR="00762B4A" w:rsidRPr="001E4F99" w:rsidRDefault="00762B4A" w:rsidP="00CB58BF">
            <w:pPr>
              <w:rPr>
                <w:lang w:val="en-US"/>
              </w:rPr>
            </w:pPr>
          </w:p>
        </w:tc>
      </w:tr>
    </w:tbl>
    <w:p w14:paraId="2DB8EDBB" w14:textId="77777777" w:rsidR="00F54342" w:rsidRDefault="00F54342"/>
    <w:p w14:paraId="3F76B06E" w14:textId="6AF7CA3C" w:rsidR="001E4F99" w:rsidRPr="001E4F99" w:rsidRDefault="00B6316A" w:rsidP="001E4F99">
      <w:pPr>
        <w:rPr>
          <w:lang w:val="en-US"/>
        </w:rPr>
      </w:pPr>
      <w:r>
        <w:rPr>
          <w:b/>
          <w:lang w:val="en-US"/>
        </w:rPr>
        <w:t>“Definitions”</w:t>
      </w:r>
      <w:r w:rsidR="001E4F99" w:rsidRPr="001E4F99">
        <w:rPr>
          <w:b/>
          <w:lang w:val="en-US"/>
        </w:rPr>
        <w:t xml:space="preserve"> page</w:t>
      </w:r>
    </w:p>
    <w:tbl>
      <w:tblPr>
        <w:tblW w:w="5000" w:type="pct"/>
        <w:tblLook w:val="04A0" w:firstRow="1" w:lastRow="0" w:firstColumn="1" w:lastColumn="0" w:noHBand="0" w:noVBand="1"/>
      </w:tblPr>
      <w:tblGrid>
        <w:gridCol w:w="5415"/>
        <w:gridCol w:w="8533"/>
      </w:tblGrid>
      <w:tr w:rsidR="001E4F99" w:rsidRPr="001E4F99" w14:paraId="55E097E5"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475B487F" w14:textId="77777777" w:rsidR="001E4F99" w:rsidRPr="001E4F99" w:rsidRDefault="001E4F99" w:rsidP="001E4F99">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13F9167E" w14:textId="77777777" w:rsidR="001E4F99" w:rsidRPr="001E4F99" w:rsidRDefault="001E4F99" w:rsidP="001E4F99">
            <w:pPr>
              <w:rPr>
                <w:color w:val="FFFFFF" w:themeColor="background1"/>
                <w:lang w:val="en-US"/>
              </w:rPr>
            </w:pPr>
            <w:r w:rsidRPr="001E4F99">
              <w:rPr>
                <w:b/>
                <w:color w:val="FFFFFF" w:themeColor="background1"/>
                <w:lang w:val="en-US"/>
              </w:rPr>
              <w:t>How it was addressed</w:t>
            </w:r>
          </w:p>
        </w:tc>
      </w:tr>
      <w:tr w:rsidR="001E4F99" w:rsidRPr="001E4F99" w14:paraId="20D5886D"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hideMark/>
          </w:tcPr>
          <w:p w14:paraId="243007E8" w14:textId="5104DAF8" w:rsidR="001E4F99" w:rsidRPr="001E4F99" w:rsidRDefault="00B6316A" w:rsidP="001E4F99">
            <w:pPr>
              <w:rPr>
                <w:lang w:val="en-US"/>
              </w:rPr>
            </w:pPr>
            <w:r>
              <w:rPr>
                <w:lang w:val="en-US"/>
              </w:rPr>
              <w:t>5. I am not clear what the definition of “technical” and “core” parameters is and whether referring to this as “tier” is confusing with IPCC use of the word “tier”</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61AC0F58" w14:textId="1CF7C86B" w:rsidR="001E4F99" w:rsidRPr="001E4F99" w:rsidRDefault="001E4F99" w:rsidP="001E4F99">
            <w:pPr>
              <w:rPr>
                <w:lang w:val="en-US"/>
              </w:rPr>
            </w:pPr>
          </w:p>
        </w:tc>
      </w:tr>
      <w:tr w:rsidR="001E4F99" w:rsidRPr="001E4F99" w14:paraId="55ABF312" w14:textId="77777777" w:rsidTr="001E4F99">
        <w:tc>
          <w:tcPr>
            <w:tcW w:w="1941" w:type="pct"/>
            <w:tcBorders>
              <w:top w:val="single" w:sz="4" w:space="0" w:color="B0B0B0"/>
              <w:left w:val="single" w:sz="4" w:space="0" w:color="B0B0B0"/>
              <w:bottom w:val="single" w:sz="4" w:space="0" w:color="B0B0B0"/>
              <w:right w:val="single" w:sz="4" w:space="0" w:color="B0B0B0"/>
            </w:tcBorders>
          </w:tcPr>
          <w:p w14:paraId="3ADF6ED4" w14:textId="749204FF" w:rsidR="001E4F99" w:rsidRPr="001E4F99" w:rsidRDefault="00B6316A" w:rsidP="001E4F99">
            <w:pPr>
              <w:rPr>
                <w:lang w:val="en-US"/>
              </w:rPr>
            </w:pPr>
            <w:r>
              <w:rPr>
                <w:lang w:val="en-US"/>
              </w:rPr>
              <w:t>6. Parameter “W”. In equation 10.</w:t>
            </w:r>
            <w:r w:rsidR="00AD29E7">
              <w:rPr>
                <w:lang w:val="en-US"/>
              </w:rPr>
              <w:t>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w="3059" w:type="pct"/>
            <w:tcBorders>
              <w:top w:val="single" w:sz="4" w:space="0" w:color="B0B0B0"/>
              <w:left w:val="single" w:sz="4" w:space="0" w:color="B0B0B0"/>
              <w:bottom w:val="single" w:sz="4" w:space="0" w:color="B0B0B0"/>
              <w:right w:val="single" w:sz="4" w:space="0" w:color="B0B0B0"/>
            </w:tcBorders>
          </w:tcPr>
          <w:p w14:paraId="28AB7B75" w14:textId="68D06ED6" w:rsidR="001E4F99" w:rsidRPr="001E4F99" w:rsidRDefault="001E4F99" w:rsidP="001E4F99">
            <w:pPr>
              <w:rPr>
                <w:lang w:val="en-US"/>
              </w:rPr>
            </w:pPr>
          </w:p>
        </w:tc>
      </w:tr>
      <w:tr w:rsidR="001E4F99" w:rsidRPr="001E4F99" w14:paraId="272FC067"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4098E2E3" w14:textId="53BC45C6" w:rsidR="001E4F99" w:rsidRPr="001E4F99" w:rsidRDefault="00AD29E7" w:rsidP="001E4F99">
            <w:pPr>
              <w:rPr>
                <w:lang w:val="en-US"/>
              </w:rPr>
            </w:pPr>
            <w:r>
              <w:rPr>
                <w:lang w:val="en-US"/>
              </w:rPr>
              <w:t>7. “CP” – crude protein – in equation 10.32 is “CP%”</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44450724" w14:textId="1F38E9E7" w:rsidR="001E4F99" w:rsidRPr="001E4F99" w:rsidRDefault="001E4F99" w:rsidP="001E4F99">
            <w:pPr>
              <w:rPr>
                <w:lang w:val="en-US"/>
              </w:rPr>
            </w:pPr>
          </w:p>
        </w:tc>
      </w:tr>
      <w:tr w:rsidR="005F573E" w:rsidRPr="001E4F99" w14:paraId="1D383F1C"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743233F1" w14:textId="5F2B4759" w:rsidR="005F573E" w:rsidRDefault="005F573E" w:rsidP="001E4F99">
            <w:pPr>
              <w:rPr>
                <w:lang w:val="en-US"/>
              </w:rPr>
            </w:pPr>
            <w:r>
              <w:rPr>
                <w:lang w:val="en-US"/>
              </w:rPr>
              <w:t>8. Milk: “Set 0 for non-dairy sub-categories” not correct, should be “Set 0 for sub-categories that do not lactate</w:t>
            </w:r>
            <w:r w:rsidR="004660C0">
              <w:rPr>
                <w:lang w:val="en-US"/>
              </w:rPr>
              <w:t>”</w:t>
            </w:r>
            <w:r>
              <w:rPr>
                <w:lang w:val="en-US"/>
              </w:rPr>
              <w:t>.</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44FF9D09" w14:textId="77777777" w:rsidR="005F573E" w:rsidRPr="001E4F99" w:rsidRDefault="005F573E" w:rsidP="001E4F99">
            <w:pPr>
              <w:rPr>
                <w:lang w:val="en-US"/>
              </w:rPr>
            </w:pPr>
          </w:p>
        </w:tc>
      </w:tr>
      <w:tr w:rsidR="00AD29E7" w:rsidRPr="001E4F99" w14:paraId="49C23422"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157F63BA" w14:textId="234DC64D" w:rsidR="00AD29E7" w:rsidRPr="005F573E" w:rsidRDefault="005F573E" w:rsidP="001E4F99">
            <w:pPr>
              <w:rPr>
                <w:lang w:val="en-US"/>
              </w:rPr>
            </w:pPr>
            <w:r>
              <w:rPr>
                <w:lang w:val="en-US"/>
              </w:rPr>
              <w:t>9</w:t>
            </w:r>
            <w:r w:rsidR="00AD29E7">
              <w:rPr>
                <w:lang w:val="en-US"/>
              </w:rPr>
              <w:t>. “pct_lactating”: this is not an explicit parameter in IPCC. On page “5. Simulate &amp; results” you have “IPCC software-aligned options”, which includes “Cp pro-rate</w:t>
            </w:r>
            <w:r>
              <w:rPr>
                <w:lang w:val="en-US"/>
              </w:rPr>
              <w:t xml:space="preserve">” defined as “fraction of females that calve in a year”. On the one hand, it is correct that these 2 values may be different (e.g. if lactation &gt;365 days or due to abortion etc). On the other hand, (a) IPCC equation 10.8 for lactation assumes that the value of </w:t>
            </w:r>
            <w:r>
              <w:rPr>
                <w:i/>
                <w:iCs/>
                <w:lang w:val="en-US"/>
              </w:rPr>
              <w:t>Milk</w:t>
            </w:r>
            <w:r>
              <w:rPr>
                <w:lang w:val="en-US"/>
              </w:rPr>
              <w:t xml:space="preserve">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w:t>
            </w:r>
            <w:r w:rsidR="004660C0">
              <w:rPr>
                <w:lang w:val="en-US"/>
              </w:rPr>
              <w:t xml:space="preserve"> and leave it to the user to decide whether this value is equal to the value of pct_lactating</w:t>
            </w:r>
            <w:r>
              <w:rPr>
                <w:lang w:val="en-US"/>
              </w:rPr>
              <w:t xml:space="preserve">? </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532190F0" w14:textId="77777777" w:rsidR="00AD29E7" w:rsidRPr="001E4F99" w:rsidRDefault="00AD29E7" w:rsidP="001E4F99">
            <w:pPr>
              <w:rPr>
                <w:lang w:val="en-US"/>
              </w:rPr>
            </w:pPr>
          </w:p>
        </w:tc>
      </w:tr>
      <w:tr w:rsidR="00AD29E7" w:rsidRPr="001E4F99" w14:paraId="3B1FE8A9"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78C167C5" w14:textId="31D5F937" w:rsidR="00AD29E7" w:rsidRDefault="00FA634D" w:rsidP="001E4F99">
            <w:pPr>
              <w:rPr>
                <w:lang w:val="en-US"/>
              </w:rPr>
            </w:pPr>
            <w:r>
              <w:rPr>
                <w:lang w:val="en-US"/>
              </w:rPr>
              <w:t>10. FracGASMS and FracLEACH_H: There should be 4 of these listed: FracGASMS for manure management volatilization (Table 10.22), FracGASM for dung and urine deposit on pasture (Table 11.3), Frac_leachms (Table 10.22) and Frac_leach-(H) (Table 11.3)</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2EB6EFF2" w14:textId="77777777" w:rsidR="00AD29E7" w:rsidRPr="001E4F99" w:rsidRDefault="00AD29E7" w:rsidP="001E4F99">
            <w:pPr>
              <w:rPr>
                <w:lang w:val="en-US"/>
              </w:rPr>
            </w:pPr>
          </w:p>
        </w:tc>
      </w:tr>
      <w:tr w:rsidR="00FA634D" w:rsidRPr="001E4F99" w14:paraId="4CA298E4"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4D5E37A1" w14:textId="4B167DBF" w:rsidR="00FA634D" w:rsidRDefault="00FA634D" w:rsidP="001E4F99">
            <w:pPr>
              <w:rPr>
                <w:lang w:val="en-US"/>
              </w:rPr>
            </w:pPr>
            <w:r>
              <w:rPr>
                <w:lang w:val="en-US"/>
              </w:rPr>
              <w:t>11. C: Growth coefficient for N</w:t>
            </w:r>
            <w:r w:rsidR="00C745EA">
              <w:rPr>
                <w:lang w:val="en-US"/>
              </w:rPr>
              <w:t>e</w:t>
            </w:r>
            <w:r>
              <w:rPr>
                <w:lang w:val="en-US"/>
              </w:rPr>
              <w:t>g “depends on sex”, edit to “depends on sex</w:t>
            </w:r>
            <w:ins w:id="17" w:author="Author" w:date="2026-05-16T08:25:00Z" w16du:dateUtc="2026-05-16T07:25:00Z">
              <w:r>
                <w:rPr>
                  <w:lang w:val="en-US"/>
                </w:rPr>
                <w:t xml:space="preserve"> and physiological status</w:t>
              </w:r>
            </w:ins>
            <w:r>
              <w:rPr>
                <w:lang w:val="en-US"/>
              </w:rPr>
              <w:t>”</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3288FEC5" w14:textId="77777777" w:rsidR="00FA634D" w:rsidRPr="001E4F99" w:rsidRDefault="00FA634D" w:rsidP="001E4F99">
            <w:pPr>
              <w:rPr>
                <w:lang w:val="en-US"/>
              </w:rPr>
            </w:pPr>
          </w:p>
        </w:tc>
      </w:tr>
      <w:tr w:rsidR="00FA634D" w:rsidRPr="001E4F99" w14:paraId="4D09BEDA"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1AD3FC3E" w14:textId="08923B55" w:rsidR="00FA634D" w:rsidRDefault="00FA634D" w:rsidP="001E4F99">
            <w:pPr>
              <w:rPr>
                <w:lang w:val="en-US"/>
              </w:rPr>
            </w:pPr>
            <w:r>
              <w:rPr>
                <w:lang w:val="en-US"/>
              </w:rPr>
              <w:t xml:space="preserve">12. Ym: </w:t>
            </w:r>
            <w:r w:rsidRPr="00FA634D">
              <w:t xml:space="preserve">Methane conversion factor: </w:t>
            </w:r>
            <w:r>
              <w:t>“</w:t>
            </w:r>
            <w:r w:rsidRPr="00FA634D">
              <w:t xml:space="preserve">% of gross energy </w:t>
            </w:r>
            <w:ins w:id="18" w:author="Author" w:date="2026-05-16T08:28:00Z" w16du:dateUtc="2026-05-16T07:28:00Z">
              <w:r>
                <w:t xml:space="preserve">in feed </w:t>
              </w:r>
            </w:ins>
            <w:r w:rsidRPr="00FA634D">
              <w:t xml:space="preserve">converted to </w:t>
            </w:r>
            <w:del w:id="19" w:author="Author" w:date="2026-05-16T08:29:00Z" w16du:dateUtc="2026-05-16T07:29:00Z">
              <w:r w:rsidRPr="00FA634D" w:rsidDel="00FA634D">
                <w:delText xml:space="preserve">enteric CH4 </w:delText>
              </w:r>
            </w:del>
            <w:ins w:id="20" w:author="Author" w:date="2026-05-16T08:29:00Z" w16du:dateUtc="2026-05-16T07:29:00Z">
              <w:r>
                <w:t xml:space="preserve">methane </w:t>
              </w:r>
            </w:ins>
            <w:r w:rsidRPr="00FA634D">
              <w:t>(IPCC Table 10.12)</w:t>
            </w:r>
            <w:r>
              <w:t>”</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51809610" w14:textId="77777777" w:rsidR="00FA634D" w:rsidRPr="001E4F99" w:rsidRDefault="00FA634D" w:rsidP="001E4F99">
            <w:pPr>
              <w:rPr>
                <w:lang w:val="en-US"/>
              </w:rPr>
            </w:pPr>
          </w:p>
        </w:tc>
      </w:tr>
      <w:tr w:rsidR="00FA634D" w:rsidRPr="001E4F99" w14:paraId="2B8D5B1D"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4CF26B1B" w14:textId="4FF079E2" w:rsidR="00FA634D" w:rsidRDefault="006117F4" w:rsidP="001E4F99">
            <w:pPr>
              <w:rPr>
                <w:lang w:val="en-US"/>
              </w:rPr>
            </w:pPr>
            <w:r>
              <w:rPr>
                <w:lang w:val="en-US"/>
              </w:rPr>
              <w:t>13. Fat “Milk fat content of the diet” should be “fat content of milk”</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0B03CAF2" w14:textId="77777777" w:rsidR="00FA634D" w:rsidRPr="001E4F99" w:rsidRDefault="00FA634D" w:rsidP="001E4F99">
            <w:pPr>
              <w:rPr>
                <w:lang w:val="en-US"/>
              </w:rPr>
            </w:pPr>
          </w:p>
        </w:tc>
      </w:tr>
      <w:tr w:rsidR="00FA634D" w:rsidRPr="001E4F99" w14:paraId="741C08D2"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782E9C2A" w14:textId="4E6E5BEE" w:rsidR="00FA634D" w:rsidRDefault="006117F4" w:rsidP="001E4F99">
            <w:pPr>
              <w:rPr>
                <w:lang w:val="en-US"/>
              </w:rPr>
            </w:pPr>
            <w:r>
              <w:rPr>
                <w:lang w:val="en-US"/>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2F29DD50" w14:textId="77777777" w:rsidR="00FA634D" w:rsidRPr="001E4F99" w:rsidRDefault="00FA634D" w:rsidP="001E4F99">
            <w:pPr>
              <w:rPr>
                <w:lang w:val="en-US"/>
              </w:rPr>
            </w:pPr>
          </w:p>
        </w:tc>
      </w:tr>
      <w:tr w:rsidR="006117F4" w:rsidRPr="001E4F99" w14:paraId="559D5CA0" w14:textId="77777777" w:rsidTr="001E4F99">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4A0A54F8" w14:textId="19101A08" w:rsidR="006117F4" w:rsidRDefault="006117F4" w:rsidP="001E4F99">
            <w:pPr>
              <w:rPr>
                <w:lang w:val="en-US"/>
              </w:rPr>
            </w:pPr>
            <w:r>
              <w:rPr>
                <w:lang w:val="en-US"/>
              </w:rPr>
              <w:t>15. You give EF3_PRP but should also add EF3_S for manure management (Table 10.21)</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096A7F2B" w14:textId="77777777" w:rsidR="006117F4" w:rsidRPr="001E4F99" w:rsidRDefault="006117F4" w:rsidP="001E4F99">
            <w:pPr>
              <w:rPr>
                <w:lang w:val="en-US"/>
              </w:rPr>
            </w:pPr>
          </w:p>
        </w:tc>
      </w:tr>
    </w:tbl>
    <w:p w14:paraId="7533C8BB" w14:textId="77777777" w:rsidR="009C2F23" w:rsidRDefault="009C2F23"/>
    <w:p w14:paraId="78CCD28A" w14:textId="545B0B76" w:rsidR="006117F4" w:rsidRPr="001E4F99" w:rsidRDefault="006117F4" w:rsidP="006117F4">
      <w:pPr>
        <w:rPr>
          <w:lang w:val="en-US"/>
        </w:rPr>
      </w:pPr>
      <w:r>
        <w:rPr>
          <w:b/>
          <w:lang w:val="en-US"/>
        </w:rPr>
        <w:t>“Resources”</w:t>
      </w:r>
      <w:r w:rsidRPr="001E4F99">
        <w:rPr>
          <w:b/>
          <w:lang w:val="en-US"/>
        </w:rPr>
        <w:t xml:space="preserve"> page</w:t>
      </w:r>
    </w:p>
    <w:tbl>
      <w:tblPr>
        <w:tblW w:w="5000" w:type="pct"/>
        <w:tblLook w:val="04A0" w:firstRow="1" w:lastRow="0" w:firstColumn="1" w:lastColumn="0" w:noHBand="0" w:noVBand="1"/>
      </w:tblPr>
      <w:tblGrid>
        <w:gridCol w:w="5415"/>
        <w:gridCol w:w="8533"/>
      </w:tblGrid>
      <w:tr w:rsidR="006117F4" w:rsidRPr="001E4F99" w14:paraId="3D8C03DD"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64B5E813" w14:textId="77777777" w:rsidR="006117F4" w:rsidRPr="001E4F99" w:rsidRDefault="006117F4"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31950921" w14:textId="77777777" w:rsidR="006117F4" w:rsidRPr="001E4F99" w:rsidRDefault="006117F4" w:rsidP="00CB58BF">
            <w:pPr>
              <w:rPr>
                <w:color w:val="FFFFFF" w:themeColor="background1"/>
                <w:lang w:val="en-US"/>
              </w:rPr>
            </w:pPr>
            <w:r w:rsidRPr="001E4F99">
              <w:rPr>
                <w:b/>
                <w:color w:val="FFFFFF" w:themeColor="background1"/>
                <w:lang w:val="en-US"/>
              </w:rPr>
              <w:t>How it was addressed</w:t>
            </w:r>
          </w:p>
        </w:tc>
      </w:tr>
      <w:tr w:rsidR="006117F4" w:rsidRPr="001E4F99" w14:paraId="0B38FCAA" w14:textId="77777777" w:rsidTr="006117F4">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3F7D1D10" w14:textId="0AD04541" w:rsidR="006117F4" w:rsidRPr="00F54342" w:rsidRDefault="006117F4" w:rsidP="00CB58BF">
            <w:r>
              <w:t xml:space="preserve">16. Methodological foundations. Add a link to IPCC 2019 Vol 1 Ch 3 on uncertainties </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3DD0B83E" w14:textId="77777777" w:rsidR="006117F4" w:rsidRPr="001E4F99" w:rsidRDefault="006117F4" w:rsidP="00CB58BF">
            <w:pPr>
              <w:rPr>
                <w:lang w:val="en-US"/>
              </w:rPr>
            </w:pPr>
          </w:p>
        </w:tc>
      </w:tr>
      <w:tr w:rsidR="006117F4" w:rsidRPr="001E4F99" w14:paraId="7D4B1239"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72E8FA49" w14:textId="17821693" w:rsidR="006117F4" w:rsidRPr="006117F4" w:rsidRDefault="006117F4" w:rsidP="006117F4">
            <w:r>
              <w:rPr>
                <w:lang w:val="en-US"/>
              </w:rPr>
              <w:t>17. “</w:t>
            </w:r>
            <w:r w:rsidRPr="006117F4">
              <w:t xml:space="preserve">FAO Livestock Activity Data </w:t>
            </w:r>
            <w:del w:id="21" w:author="Author" w:date="2026-05-16T08:37:00Z" w16du:dateUtc="2026-05-16T07:37:00Z">
              <w:r w:rsidRPr="006117F4" w:rsidDel="006117F4">
                <w:delText xml:space="preserve">Guidelines </w:delText>
              </w:r>
            </w:del>
            <w:ins w:id="22" w:author="Author" w:date="2026-05-16T08:37:00Z" w16du:dateUtc="2026-05-16T07:37:00Z">
              <w:r w:rsidRPr="006117F4">
                <w:t>Guid</w:t>
              </w:r>
              <w:r>
                <w:t>ance</w:t>
              </w:r>
              <w:r w:rsidRPr="006117F4">
                <w:t xml:space="preserve"> </w:t>
              </w:r>
            </w:ins>
            <w:r w:rsidRPr="006117F4">
              <w:t>(L-ADG)</w:t>
            </w:r>
            <w:r>
              <w:t>”</w:t>
            </w:r>
          </w:p>
          <w:p w14:paraId="2441CCF1" w14:textId="6ED6B0D0" w:rsidR="006117F4" w:rsidRPr="001E4F99" w:rsidRDefault="006117F4" w:rsidP="00CB58BF">
            <w:pPr>
              <w:rPr>
                <w:lang w:val="en-US"/>
              </w:rPr>
            </w:pPr>
          </w:p>
        </w:tc>
        <w:tc>
          <w:tcPr>
            <w:tcW w:w="3059" w:type="pct"/>
            <w:tcBorders>
              <w:top w:val="single" w:sz="4" w:space="0" w:color="B0B0B0"/>
              <w:left w:val="single" w:sz="4" w:space="0" w:color="B0B0B0"/>
              <w:bottom w:val="single" w:sz="4" w:space="0" w:color="B0B0B0"/>
              <w:right w:val="single" w:sz="4" w:space="0" w:color="B0B0B0"/>
            </w:tcBorders>
          </w:tcPr>
          <w:p w14:paraId="0B600276" w14:textId="77777777" w:rsidR="006117F4" w:rsidRPr="001E4F99" w:rsidRDefault="006117F4" w:rsidP="00CB58BF">
            <w:pPr>
              <w:rPr>
                <w:lang w:val="en-US"/>
              </w:rPr>
            </w:pPr>
          </w:p>
        </w:tc>
      </w:tr>
      <w:tr w:rsidR="006117F4" w:rsidRPr="001E4F99" w14:paraId="1CFFA319"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4C0867B3" w14:textId="42F8F75A" w:rsidR="006117F4" w:rsidRDefault="006117F4" w:rsidP="006117F4">
            <w:pPr>
              <w:rPr>
                <w:lang w:val="en-US"/>
              </w:rPr>
            </w:pPr>
            <w:r>
              <w:rPr>
                <w:lang w:val="en-US"/>
              </w:rPr>
              <w:t>18. I would put Monni et al. 2007 in the case studies section</w:t>
            </w:r>
          </w:p>
        </w:tc>
        <w:tc>
          <w:tcPr>
            <w:tcW w:w="3059" w:type="pct"/>
            <w:tcBorders>
              <w:top w:val="single" w:sz="4" w:space="0" w:color="B0B0B0"/>
              <w:left w:val="single" w:sz="4" w:space="0" w:color="B0B0B0"/>
              <w:bottom w:val="single" w:sz="4" w:space="0" w:color="B0B0B0"/>
              <w:right w:val="single" w:sz="4" w:space="0" w:color="B0B0B0"/>
            </w:tcBorders>
          </w:tcPr>
          <w:p w14:paraId="797F201B" w14:textId="77777777" w:rsidR="006117F4" w:rsidRPr="001E4F99" w:rsidRDefault="006117F4" w:rsidP="00CB58BF">
            <w:pPr>
              <w:rPr>
                <w:lang w:val="en-US"/>
              </w:rPr>
            </w:pPr>
          </w:p>
        </w:tc>
      </w:tr>
      <w:tr w:rsidR="006117F4" w:rsidRPr="001E4F99" w14:paraId="217641EA"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47BB2AC6" w14:textId="77777777" w:rsidR="006117F4" w:rsidRDefault="006117F4" w:rsidP="006117F4">
            <w:pPr>
              <w:rPr>
                <w:lang w:val="en-US"/>
              </w:rPr>
            </w:pPr>
            <w:r>
              <w:rPr>
                <w:lang w:val="en-US"/>
              </w:rPr>
              <w:t>19. Maybe add a sub-section for “learning resources” with links to</w:t>
            </w:r>
          </w:p>
          <w:p w14:paraId="5CBC390D" w14:textId="6D8C9082" w:rsidR="00484105" w:rsidRDefault="006117F4" w:rsidP="006117F4">
            <w:pPr>
              <w:rPr>
                <w:lang w:val="en-US"/>
              </w:rPr>
            </w:pPr>
            <w:r>
              <w:rPr>
                <w:lang w:val="en-US"/>
              </w:rPr>
              <w:t xml:space="preserve">FAO e-learning on </w:t>
            </w:r>
            <w:hyperlink r:id="rId7" w:history="1">
              <w:r w:rsidR="00484105" w:rsidRPr="00484105">
                <w:rPr>
                  <w:rStyle w:val="Hyperlink"/>
                  <w:lang w:val="en-US"/>
                </w:rPr>
                <w:t>assessing land sector uncertainty</w:t>
              </w:r>
            </w:hyperlink>
          </w:p>
          <w:p w14:paraId="75BFA962" w14:textId="471125CE" w:rsidR="006117F4" w:rsidRDefault="00484105" w:rsidP="006117F4">
            <w:pPr>
              <w:rPr>
                <w:lang w:val="en-US"/>
              </w:rPr>
            </w:pPr>
            <w:r>
              <w:rPr>
                <w:lang w:val="en-US"/>
              </w:rPr>
              <w:t xml:space="preserve">FAO e-learning on </w:t>
            </w:r>
            <w:hyperlink r:id="rId8" w:history="1">
              <w:r w:rsidRPr="00484105">
                <w:rPr>
                  <w:rStyle w:val="Hyperlink"/>
                  <w:lang w:val="en-US"/>
                </w:rPr>
                <w:t>Tier 2 for livestock</w:t>
              </w:r>
            </w:hyperlink>
            <w:r w:rsidR="006117F4">
              <w:rPr>
                <w:lang w:val="en-US"/>
              </w:rPr>
              <w:t xml:space="preserve"> </w:t>
            </w:r>
          </w:p>
          <w:p w14:paraId="7C04B527" w14:textId="3A2595C1" w:rsidR="00484105" w:rsidRDefault="00484105" w:rsidP="006117F4">
            <w:pPr>
              <w:rPr>
                <w:lang w:val="en-US"/>
              </w:rPr>
            </w:pPr>
            <w:r>
              <w:rPr>
                <w:lang w:val="en-US"/>
              </w:rPr>
              <w:t xml:space="preserve">UNFCCC </w:t>
            </w:r>
            <w:hyperlink r:id="rId9" w:history="1">
              <w:r w:rsidRPr="00484105">
                <w:rPr>
                  <w:rStyle w:val="Hyperlink"/>
                  <w:lang w:val="en-US"/>
                </w:rPr>
                <w:t>webinar notes on uncertainty analysis</w:t>
              </w:r>
            </w:hyperlink>
          </w:p>
        </w:tc>
        <w:tc>
          <w:tcPr>
            <w:tcW w:w="3059" w:type="pct"/>
            <w:tcBorders>
              <w:top w:val="single" w:sz="4" w:space="0" w:color="B0B0B0"/>
              <w:left w:val="single" w:sz="4" w:space="0" w:color="B0B0B0"/>
              <w:bottom w:val="single" w:sz="4" w:space="0" w:color="B0B0B0"/>
              <w:right w:val="single" w:sz="4" w:space="0" w:color="B0B0B0"/>
            </w:tcBorders>
          </w:tcPr>
          <w:p w14:paraId="5BA69A31" w14:textId="77777777" w:rsidR="006117F4" w:rsidRPr="001E4F99" w:rsidRDefault="006117F4" w:rsidP="00CB58BF">
            <w:pPr>
              <w:rPr>
                <w:lang w:val="en-US"/>
              </w:rPr>
            </w:pPr>
          </w:p>
        </w:tc>
      </w:tr>
      <w:tr w:rsidR="0005214D" w:rsidRPr="001E4F99" w14:paraId="5C6640B3"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3357FC37" w14:textId="1E5F9451" w:rsidR="0005214D" w:rsidRDefault="0005214D" w:rsidP="006117F4">
            <w:pPr>
              <w:rPr>
                <w:lang w:val="en-US"/>
              </w:rPr>
            </w:pPr>
            <w:r>
              <w:rPr>
                <w:lang w:val="en-US"/>
              </w:rPr>
              <w:t>20. “Case studies” – should it be titled “case studies” or “examples”; and in addition to the journal publications cited, should we add some online available examples from national inventories? If so, I can compile a few links</w:t>
            </w:r>
          </w:p>
        </w:tc>
        <w:tc>
          <w:tcPr>
            <w:tcW w:w="3059" w:type="pct"/>
            <w:tcBorders>
              <w:top w:val="single" w:sz="4" w:space="0" w:color="B0B0B0"/>
              <w:left w:val="single" w:sz="4" w:space="0" w:color="B0B0B0"/>
              <w:bottom w:val="single" w:sz="4" w:space="0" w:color="B0B0B0"/>
              <w:right w:val="single" w:sz="4" w:space="0" w:color="B0B0B0"/>
            </w:tcBorders>
          </w:tcPr>
          <w:p w14:paraId="5173A3F8" w14:textId="77777777" w:rsidR="0005214D" w:rsidRPr="001E4F99" w:rsidRDefault="0005214D" w:rsidP="00CB58BF">
            <w:pPr>
              <w:rPr>
                <w:lang w:val="en-US"/>
              </w:rPr>
            </w:pPr>
          </w:p>
        </w:tc>
      </w:tr>
      <w:tr w:rsidR="00CB7874" w:rsidRPr="001E4F99" w14:paraId="3BB2B847"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124C2359" w14:textId="77777777" w:rsidR="00CB7874" w:rsidRDefault="00CB7874" w:rsidP="006117F4">
            <w:pPr>
              <w:rPr>
                <w:lang w:val="en-US"/>
              </w:rPr>
            </w:pPr>
            <w:r>
              <w:rPr>
                <w:lang w:val="en-US"/>
              </w:rPr>
              <w:t xml:space="preserve">21. Eventually we may have at the top a sub-section for resources specific to this tool. I think we’ll need three types of content: </w:t>
            </w:r>
          </w:p>
          <w:p w14:paraId="47C5EBD7" w14:textId="77777777" w:rsidR="00CB7874" w:rsidRDefault="00CB7874" w:rsidP="006117F4">
            <w:pPr>
              <w:rPr>
                <w:lang w:val="en-US"/>
              </w:rPr>
            </w:pPr>
            <w:r>
              <w:rPr>
                <w:lang w:val="en-US"/>
              </w:rPr>
              <w:t xml:space="preserve">(a) specific to explaining how the tool works (if it’s not transparently documented then it’s not IPCC-compliant) </w:t>
            </w:r>
          </w:p>
          <w:p w14:paraId="24AD29AA" w14:textId="4BAB0A2B" w:rsidR="00CB7874" w:rsidRDefault="00CB7874" w:rsidP="006117F4">
            <w:pPr>
              <w:rPr>
                <w:lang w:val="en-US"/>
              </w:rPr>
            </w:pPr>
            <w:r>
              <w:rPr>
                <w:lang w:val="en-US"/>
              </w:rPr>
              <w:t xml:space="preserve">(b) how to use the tool (e.g. tool-specific guidance such as “if you are not accounting for uncertainty of a parameter, enter parameter value </w:t>
            </w:r>
            <w:r w:rsidR="00A933B7">
              <w:rPr>
                <w:lang w:val="en-US"/>
              </w:rPr>
              <w:t xml:space="preserve">and </w:t>
            </w:r>
            <w:r>
              <w:rPr>
                <w:lang w:val="en-US"/>
              </w:rPr>
              <w:t>set uncertainty-pct=0…”</w:t>
            </w:r>
          </w:p>
          <w:p w14:paraId="4E87A5AC" w14:textId="71EB49CD" w:rsidR="00CB7874" w:rsidRDefault="00C745EA" w:rsidP="006117F4">
            <w:pPr>
              <w:rPr>
                <w:lang w:val="en-US"/>
              </w:rPr>
            </w:pPr>
            <w:r>
              <w:rPr>
                <w:lang w:val="en-US"/>
              </w:rPr>
              <w:t>I</w:t>
            </w:r>
            <w:r w:rsidR="00CB7874">
              <w:rPr>
                <w:lang w:val="en-US"/>
              </w:rPr>
              <w:t xml:space="preserve"> guidance on preparing the uncertainty inputs before entering them in the data input templates</w:t>
            </w:r>
          </w:p>
          <w:p w14:paraId="7F43BD13" w14:textId="22597A45" w:rsidR="00CB7874" w:rsidRDefault="00CB7874" w:rsidP="006117F4">
            <w:pPr>
              <w:rPr>
                <w:lang w:val="en-US"/>
              </w:rPr>
            </w:pPr>
            <w:r>
              <w:rPr>
                <w:lang w:val="en-US"/>
              </w:rPr>
              <w:t>In terms of timing, I think we should think about (b) and (c) soon so that drafts are available for the beta-testing by partners</w:t>
            </w:r>
          </w:p>
        </w:tc>
        <w:tc>
          <w:tcPr>
            <w:tcW w:w="3059" w:type="pct"/>
            <w:tcBorders>
              <w:top w:val="single" w:sz="4" w:space="0" w:color="B0B0B0"/>
              <w:left w:val="single" w:sz="4" w:space="0" w:color="B0B0B0"/>
              <w:bottom w:val="single" w:sz="4" w:space="0" w:color="B0B0B0"/>
              <w:right w:val="single" w:sz="4" w:space="0" w:color="B0B0B0"/>
            </w:tcBorders>
          </w:tcPr>
          <w:p w14:paraId="64B981BA" w14:textId="77777777" w:rsidR="00CB7874" w:rsidRPr="001E4F99" w:rsidRDefault="00CB7874" w:rsidP="00CB58BF">
            <w:pPr>
              <w:rPr>
                <w:lang w:val="en-US"/>
              </w:rPr>
            </w:pPr>
          </w:p>
        </w:tc>
      </w:tr>
    </w:tbl>
    <w:p w14:paraId="0D0A262F" w14:textId="77777777" w:rsidR="006117F4" w:rsidRDefault="006117F4"/>
    <w:p w14:paraId="47175E6A" w14:textId="039A173A" w:rsidR="00484105" w:rsidRPr="001E4F99" w:rsidRDefault="00484105" w:rsidP="00484105">
      <w:pPr>
        <w:rPr>
          <w:lang w:val="en-US"/>
        </w:rPr>
      </w:pPr>
      <w:r>
        <w:rPr>
          <w:b/>
          <w:lang w:val="en-US"/>
        </w:rPr>
        <w:t>“1 Data input”</w:t>
      </w:r>
      <w:r w:rsidRPr="001E4F99">
        <w:rPr>
          <w:b/>
          <w:lang w:val="en-US"/>
        </w:rPr>
        <w:t xml:space="preserve"> page</w:t>
      </w:r>
      <w:r w:rsidR="00C02EAC">
        <w:rPr>
          <w:b/>
          <w:lang w:val="en-US"/>
        </w:rPr>
        <w:t xml:space="preserve"> – see also comments below these tables about general user feedback</w:t>
      </w:r>
    </w:p>
    <w:tbl>
      <w:tblPr>
        <w:tblW w:w="5000" w:type="pct"/>
        <w:tblLook w:val="04A0" w:firstRow="1" w:lastRow="0" w:firstColumn="1" w:lastColumn="0" w:noHBand="0" w:noVBand="1"/>
      </w:tblPr>
      <w:tblGrid>
        <w:gridCol w:w="5415"/>
        <w:gridCol w:w="8533"/>
      </w:tblGrid>
      <w:tr w:rsidR="00484105" w:rsidRPr="001E4F99" w14:paraId="79924EAD"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668DE890" w14:textId="77777777" w:rsidR="00484105" w:rsidRPr="001E4F99" w:rsidRDefault="00484105"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6D1FD744" w14:textId="77777777" w:rsidR="00484105" w:rsidRPr="001E4F99" w:rsidRDefault="00484105" w:rsidP="00CB58BF">
            <w:pPr>
              <w:rPr>
                <w:color w:val="FFFFFF" w:themeColor="background1"/>
                <w:lang w:val="en-US"/>
              </w:rPr>
            </w:pPr>
            <w:r w:rsidRPr="001E4F99">
              <w:rPr>
                <w:b/>
                <w:color w:val="FFFFFF" w:themeColor="background1"/>
                <w:lang w:val="en-US"/>
              </w:rPr>
              <w:t>How it was addressed</w:t>
            </w:r>
          </w:p>
        </w:tc>
      </w:tr>
      <w:tr w:rsidR="00484105" w:rsidRPr="001E4F99" w14:paraId="6B986E94"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7CE1302A" w14:textId="765A8D27" w:rsidR="00484105" w:rsidRPr="00F54342" w:rsidRDefault="00484105" w:rsidP="00CB58BF">
            <w:r>
              <w:t>2</w:t>
            </w:r>
            <w:r w:rsidR="00CB7874">
              <w:t>2</w:t>
            </w:r>
            <w:r>
              <w:t>.</w:t>
            </w:r>
            <w:r w:rsidR="00B23518">
              <w:t xml:space="preserve"> Custom upload templates: </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6601BC0F" w14:textId="77777777" w:rsidR="00484105" w:rsidRPr="001E4F99" w:rsidRDefault="00484105" w:rsidP="00CB58BF">
            <w:pPr>
              <w:rPr>
                <w:lang w:val="en-US"/>
              </w:rPr>
            </w:pPr>
          </w:p>
        </w:tc>
      </w:tr>
      <w:tr w:rsidR="00484105" w:rsidRPr="001E4F99" w14:paraId="1934EBA7"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41950091" w14:textId="230D35E6" w:rsidR="00484105" w:rsidRPr="001E4F99" w:rsidRDefault="00CB7874" w:rsidP="00CB58BF">
            <w:pPr>
              <w:rPr>
                <w:lang w:val="en-US"/>
              </w:rPr>
            </w:pPr>
            <w:r>
              <w:rPr>
                <w:lang w:val="en-US"/>
              </w:rPr>
              <w:t xml:space="preserve">22a: “Parameters” tab includes several parameters for manure management that would be more appropriate in the Manure_management tab because they are specific to manure management systems rather than animal sub-categories, e.g. EF3, EF4, EF5, Fracgas,Fracleach </w:t>
            </w:r>
          </w:p>
        </w:tc>
        <w:tc>
          <w:tcPr>
            <w:tcW w:w="3059" w:type="pct"/>
            <w:tcBorders>
              <w:top w:val="single" w:sz="4" w:space="0" w:color="B0B0B0"/>
              <w:left w:val="single" w:sz="4" w:space="0" w:color="B0B0B0"/>
              <w:bottom w:val="single" w:sz="4" w:space="0" w:color="B0B0B0"/>
              <w:right w:val="single" w:sz="4" w:space="0" w:color="B0B0B0"/>
            </w:tcBorders>
          </w:tcPr>
          <w:p w14:paraId="0C439EEF" w14:textId="77777777" w:rsidR="00484105" w:rsidRPr="001E4F99" w:rsidRDefault="00484105" w:rsidP="00CB58BF">
            <w:pPr>
              <w:rPr>
                <w:lang w:val="en-US"/>
              </w:rPr>
            </w:pPr>
          </w:p>
        </w:tc>
      </w:tr>
      <w:tr w:rsidR="00CB7874" w:rsidRPr="001E4F99" w14:paraId="233E0949"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2EC52199" w14:textId="048BEE37" w:rsidR="00CB7874" w:rsidRDefault="00CB7874" w:rsidP="00CB58BF">
            <w:pPr>
              <w:rPr>
                <w:lang w:val="en-US"/>
              </w:rPr>
            </w:pPr>
            <w:r>
              <w:rPr>
                <w:lang w:val="en-US"/>
              </w:rPr>
              <w:t xml:space="preserve">22b: some parameters are repeated in the “parameters” and “Manure_management” tab, e.g. Bo, and I’m not sure which tab the tool picks the value from. If it’s specific to an animal type (e.g. Bo values vary between dairy and non-dairy) then may be better in the “parameters” tab. </w:t>
            </w:r>
          </w:p>
        </w:tc>
        <w:tc>
          <w:tcPr>
            <w:tcW w:w="3059" w:type="pct"/>
            <w:tcBorders>
              <w:top w:val="single" w:sz="4" w:space="0" w:color="B0B0B0"/>
              <w:left w:val="single" w:sz="4" w:space="0" w:color="B0B0B0"/>
              <w:bottom w:val="single" w:sz="4" w:space="0" w:color="B0B0B0"/>
              <w:right w:val="single" w:sz="4" w:space="0" w:color="B0B0B0"/>
            </w:tcBorders>
          </w:tcPr>
          <w:p w14:paraId="5BA6A613" w14:textId="77777777" w:rsidR="00CB7874" w:rsidRPr="001E4F99" w:rsidRDefault="00CB7874" w:rsidP="00CB58BF">
            <w:pPr>
              <w:rPr>
                <w:lang w:val="en-US"/>
              </w:rPr>
            </w:pPr>
          </w:p>
        </w:tc>
      </w:tr>
      <w:tr w:rsidR="00CB7874" w:rsidRPr="001E4F99" w14:paraId="05911567"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03B0A418" w14:textId="3B794F65" w:rsidR="00CB7874" w:rsidRDefault="00A933B7" w:rsidP="00CB58BF">
            <w:pPr>
              <w:rPr>
                <w:lang w:val="en-US"/>
              </w:rPr>
            </w:pPr>
            <w:r>
              <w:rPr>
                <w:lang w:val="en-US"/>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w="3059" w:type="pct"/>
            <w:tcBorders>
              <w:top w:val="single" w:sz="4" w:space="0" w:color="B0B0B0"/>
              <w:left w:val="single" w:sz="4" w:space="0" w:color="B0B0B0"/>
              <w:bottom w:val="single" w:sz="4" w:space="0" w:color="B0B0B0"/>
              <w:right w:val="single" w:sz="4" w:space="0" w:color="B0B0B0"/>
            </w:tcBorders>
          </w:tcPr>
          <w:p w14:paraId="2A93DCF9" w14:textId="77777777" w:rsidR="00CB7874" w:rsidRPr="001E4F99" w:rsidRDefault="00CB7874" w:rsidP="00CB58BF">
            <w:pPr>
              <w:rPr>
                <w:lang w:val="en-US"/>
              </w:rPr>
            </w:pPr>
          </w:p>
        </w:tc>
      </w:tr>
      <w:tr w:rsidR="00CB7874" w:rsidRPr="001E4F99" w14:paraId="357FE2F9"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73C9DC65" w14:textId="2AC413D5" w:rsidR="00CB7874" w:rsidRDefault="00A933B7" w:rsidP="00CB58BF">
            <w:pPr>
              <w:rPr>
                <w:lang w:val="en-US"/>
              </w:rPr>
            </w:pPr>
            <w:r>
              <w:rPr>
                <w:lang w:val="en-US"/>
              </w:rPr>
              <w:t>22d: In the “manure_management” tab, Bo has a value but no columns to fill uncertainty_pct or lower &amp; upper CIs</w:t>
            </w:r>
          </w:p>
        </w:tc>
        <w:tc>
          <w:tcPr>
            <w:tcW w:w="3059" w:type="pct"/>
            <w:tcBorders>
              <w:top w:val="single" w:sz="4" w:space="0" w:color="B0B0B0"/>
              <w:left w:val="single" w:sz="4" w:space="0" w:color="B0B0B0"/>
              <w:bottom w:val="single" w:sz="4" w:space="0" w:color="B0B0B0"/>
              <w:right w:val="single" w:sz="4" w:space="0" w:color="B0B0B0"/>
            </w:tcBorders>
          </w:tcPr>
          <w:p w14:paraId="22190920" w14:textId="77777777" w:rsidR="00CB7874" w:rsidRPr="001E4F99" w:rsidRDefault="00CB7874" w:rsidP="00CB58BF">
            <w:pPr>
              <w:rPr>
                <w:lang w:val="en-US"/>
              </w:rPr>
            </w:pPr>
          </w:p>
        </w:tc>
      </w:tr>
      <w:tr w:rsidR="00CB7874" w:rsidRPr="001E4F99" w14:paraId="67FCFC6E"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6950CEDF" w14:textId="6E04F057" w:rsidR="00CB7874" w:rsidRDefault="00A933B7" w:rsidP="00CB58BF">
            <w:pPr>
              <w:rPr>
                <w:lang w:val="en-US"/>
              </w:rPr>
            </w:pPr>
            <w:r>
              <w:rPr>
                <w:lang w:val="en-US"/>
              </w:rPr>
              <w:t>22e: “Parameter time series”: I could not work out how to enter my data in the template. There are no columns for cattle type, aggregation level and sub-category.</w:t>
            </w:r>
            <w:r w:rsidR="00C02EAC">
              <w:rPr>
                <w:lang w:val="en-US"/>
              </w:rPr>
              <w:t xml:space="preserve"> The filled example template looks like an aggregation or example for one production system only, so hard to reproduce from a more complex input dataset.</w:t>
            </w:r>
          </w:p>
        </w:tc>
        <w:tc>
          <w:tcPr>
            <w:tcW w:w="3059" w:type="pct"/>
            <w:tcBorders>
              <w:top w:val="single" w:sz="4" w:space="0" w:color="B0B0B0"/>
              <w:left w:val="single" w:sz="4" w:space="0" w:color="B0B0B0"/>
              <w:bottom w:val="single" w:sz="4" w:space="0" w:color="B0B0B0"/>
              <w:right w:val="single" w:sz="4" w:space="0" w:color="B0B0B0"/>
            </w:tcBorders>
          </w:tcPr>
          <w:p w14:paraId="5C1D3812" w14:textId="77777777" w:rsidR="00CB7874" w:rsidRPr="001E4F99" w:rsidRDefault="00CB7874" w:rsidP="00CB58BF">
            <w:pPr>
              <w:rPr>
                <w:lang w:val="en-US"/>
              </w:rPr>
            </w:pPr>
          </w:p>
        </w:tc>
      </w:tr>
      <w:tr w:rsidR="00CB7874" w:rsidRPr="001E4F99" w14:paraId="68B7BC78"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104C400B" w14:textId="01B1199F" w:rsidR="00CB7874" w:rsidRDefault="00A933B7" w:rsidP="00CB58BF">
            <w:pPr>
              <w:rPr>
                <w:lang w:val="en-US"/>
              </w:rPr>
            </w:pPr>
            <w:r>
              <w:rPr>
                <w:lang w:val="en-US"/>
              </w:rPr>
              <w:t>2</w:t>
            </w:r>
            <w:r w:rsidR="00C02EAC">
              <w:rPr>
                <w:lang w:val="en-US"/>
              </w:rPr>
              <w:t>3</w:t>
            </w:r>
            <w:r>
              <w:rPr>
                <w:lang w:val="en-US"/>
              </w:rPr>
              <w:t xml:space="preserve">: </w:t>
            </w:r>
            <w:r w:rsidR="00C02EAC">
              <w:rPr>
                <w:lang w:val="en-US"/>
              </w:rPr>
              <w:t xml:space="preserve">Adjusting Cfi for winter temperature. </w:t>
            </w:r>
            <w:r>
              <w:rPr>
                <w:lang w:val="en-US"/>
              </w:rPr>
              <w:t xml:space="preserve">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w:t>
            </w:r>
            <w:r w:rsidR="00C02EAC">
              <w:rPr>
                <w:lang w:val="en-US"/>
              </w:rPr>
              <w:t>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w="3059" w:type="pct"/>
            <w:tcBorders>
              <w:top w:val="single" w:sz="4" w:space="0" w:color="B0B0B0"/>
              <w:left w:val="single" w:sz="4" w:space="0" w:color="B0B0B0"/>
              <w:bottom w:val="single" w:sz="4" w:space="0" w:color="B0B0B0"/>
              <w:right w:val="single" w:sz="4" w:space="0" w:color="B0B0B0"/>
            </w:tcBorders>
          </w:tcPr>
          <w:p w14:paraId="5841A084" w14:textId="77777777" w:rsidR="00CB7874" w:rsidRPr="001E4F99" w:rsidRDefault="00CB7874" w:rsidP="00CB58BF">
            <w:pPr>
              <w:rPr>
                <w:lang w:val="en-US"/>
              </w:rPr>
            </w:pPr>
          </w:p>
        </w:tc>
      </w:tr>
    </w:tbl>
    <w:p w14:paraId="59A46D90" w14:textId="77777777" w:rsidR="00484105" w:rsidRDefault="00484105"/>
    <w:p w14:paraId="32E66B28" w14:textId="561343F0" w:rsidR="00C02EAC" w:rsidRPr="001E4F99" w:rsidRDefault="00C02EAC" w:rsidP="00C02EAC">
      <w:pPr>
        <w:rPr>
          <w:lang w:val="en-US"/>
        </w:rPr>
      </w:pPr>
      <w:r>
        <w:rPr>
          <w:b/>
          <w:lang w:val="en-US"/>
        </w:rPr>
        <w:t>“2 QAQC”</w:t>
      </w:r>
      <w:r w:rsidRPr="001E4F99">
        <w:rPr>
          <w:b/>
          <w:lang w:val="en-US"/>
        </w:rPr>
        <w:t xml:space="preserve"> page</w:t>
      </w:r>
    </w:p>
    <w:tbl>
      <w:tblPr>
        <w:tblW w:w="5000" w:type="pct"/>
        <w:tblLook w:val="04A0" w:firstRow="1" w:lastRow="0" w:firstColumn="1" w:lastColumn="0" w:noHBand="0" w:noVBand="1"/>
      </w:tblPr>
      <w:tblGrid>
        <w:gridCol w:w="5415"/>
        <w:gridCol w:w="8533"/>
      </w:tblGrid>
      <w:tr w:rsidR="00C02EAC" w:rsidRPr="001E4F99" w14:paraId="66E96729"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4CA9AF5A" w14:textId="77777777" w:rsidR="00C02EAC" w:rsidRPr="001E4F99" w:rsidRDefault="00C02EAC"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24B8F706" w14:textId="77777777" w:rsidR="00C02EAC" w:rsidRPr="001E4F99" w:rsidRDefault="00C02EAC" w:rsidP="00CB58BF">
            <w:pPr>
              <w:rPr>
                <w:color w:val="FFFFFF" w:themeColor="background1"/>
                <w:lang w:val="en-US"/>
              </w:rPr>
            </w:pPr>
            <w:r w:rsidRPr="001E4F99">
              <w:rPr>
                <w:b/>
                <w:color w:val="FFFFFF" w:themeColor="background1"/>
                <w:lang w:val="en-US"/>
              </w:rPr>
              <w:t>How it was addressed</w:t>
            </w:r>
          </w:p>
        </w:tc>
      </w:tr>
      <w:tr w:rsidR="00C02EAC" w:rsidRPr="001E4F99" w14:paraId="77F884F6"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232782C3" w14:textId="484C0779" w:rsidR="00C02EAC" w:rsidRPr="00F54342" w:rsidRDefault="00C02EAC" w:rsidP="00CB58BF">
            <w:r>
              <w:t>24. General feedback: the tests were useful and picked up errors and omissions and gave useful advice on more appropriate PDFs.</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3DD037C6" w14:textId="77777777" w:rsidR="00C02EAC" w:rsidRPr="001E4F99" w:rsidRDefault="00C02EAC" w:rsidP="00CB58BF">
            <w:pPr>
              <w:rPr>
                <w:lang w:val="en-US"/>
              </w:rPr>
            </w:pPr>
          </w:p>
        </w:tc>
      </w:tr>
      <w:tr w:rsidR="00C02EAC" w:rsidRPr="001E4F99" w14:paraId="69B7F28B"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1411D000" w14:textId="0C49C3F2" w:rsidR="00C02EAC" w:rsidRPr="001E4F99" w:rsidRDefault="00C02EAC" w:rsidP="00CB58BF">
            <w:pPr>
              <w:rPr>
                <w:lang w:val="en-US"/>
              </w:rPr>
            </w:pPr>
            <w:r>
              <w:rPr>
                <w:lang w:val="en-US"/>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w:t>
            </w:r>
            <w:r w:rsidR="002859AB">
              <w:rPr>
                <w:lang w:val="en-US"/>
              </w:rPr>
              <w:t>, e.g. benchmark references to Monni et al (2007) seem inappropriate unless they are also reflected in the IPCC guidelines</w:t>
            </w:r>
            <w:r>
              <w:rPr>
                <w:lang w:val="en-US"/>
              </w:rPr>
              <w:t>. Overall, this test is useful, but perhaps just check how it applies default benchmark values to country-specific categories</w:t>
            </w:r>
          </w:p>
        </w:tc>
        <w:tc>
          <w:tcPr>
            <w:tcW w:w="3059" w:type="pct"/>
            <w:tcBorders>
              <w:top w:val="single" w:sz="4" w:space="0" w:color="B0B0B0"/>
              <w:left w:val="single" w:sz="4" w:space="0" w:color="B0B0B0"/>
              <w:bottom w:val="single" w:sz="4" w:space="0" w:color="B0B0B0"/>
              <w:right w:val="single" w:sz="4" w:space="0" w:color="B0B0B0"/>
            </w:tcBorders>
          </w:tcPr>
          <w:p w14:paraId="0A654295" w14:textId="77777777" w:rsidR="00C02EAC" w:rsidRPr="001E4F99" w:rsidRDefault="00C02EAC" w:rsidP="00CB58BF">
            <w:pPr>
              <w:rPr>
                <w:lang w:val="en-US"/>
              </w:rPr>
            </w:pPr>
          </w:p>
        </w:tc>
      </w:tr>
      <w:tr w:rsidR="00C02EAC" w:rsidRPr="001E4F99" w14:paraId="652E0BCF"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50156D18" w14:textId="1D5EA7B4" w:rsidR="00C02EAC" w:rsidRDefault="00C02EAC" w:rsidP="00CB58BF">
            <w:pPr>
              <w:rPr>
                <w:lang w:val="en-US"/>
              </w:rPr>
            </w:pPr>
          </w:p>
        </w:tc>
        <w:tc>
          <w:tcPr>
            <w:tcW w:w="3059" w:type="pct"/>
            <w:tcBorders>
              <w:top w:val="single" w:sz="4" w:space="0" w:color="B0B0B0"/>
              <w:left w:val="single" w:sz="4" w:space="0" w:color="B0B0B0"/>
              <w:bottom w:val="single" w:sz="4" w:space="0" w:color="B0B0B0"/>
              <w:right w:val="single" w:sz="4" w:space="0" w:color="B0B0B0"/>
            </w:tcBorders>
          </w:tcPr>
          <w:p w14:paraId="610703EA" w14:textId="77777777" w:rsidR="00C02EAC" w:rsidRPr="001E4F99" w:rsidRDefault="00C02EAC" w:rsidP="00CB58BF">
            <w:pPr>
              <w:rPr>
                <w:lang w:val="en-US"/>
              </w:rPr>
            </w:pPr>
          </w:p>
        </w:tc>
      </w:tr>
      <w:tr w:rsidR="007A3B90" w:rsidRPr="001E4F99" w14:paraId="7FABB540"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3A28AF81" w14:textId="77777777" w:rsidR="007A3B90" w:rsidRDefault="007A3B90" w:rsidP="00CB58BF">
            <w:pPr>
              <w:rPr>
                <w:lang w:val="en-US"/>
              </w:rPr>
            </w:pPr>
          </w:p>
        </w:tc>
        <w:tc>
          <w:tcPr>
            <w:tcW w:w="3059" w:type="pct"/>
            <w:tcBorders>
              <w:top w:val="single" w:sz="4" w:space="0" w:color="B0B0B0"/>
              <w:left w:val="single" w:sz="4" w:space="0" w:color="B0B0B0"/>
              <w:bottom w:val="single" w:sz="4" w:space="0" w:color="B0B0B0"/>
              <w:right w:val="single" w:sz="4" w:space="0" w:color="B0B0B0"/>
            </w:tcBorders>
          </w:tcPr>
          <w:p w14:paraId="45E1BA0F" w14:textId="77777777" w:rsidR="007A3B90" w:rsidRPr="001E4F99" w:rsidRDefault="007A3B90" w:rsidP="00CB58BF">
            <w:pPr>
              <w:rPr>
                <w:lang w:val="en-US"/>
              </w:rPr>
            </w:pPr>
          </w:p>
        </w:tc>
      </w:tr>
    </w:tbl>
    <w:p w14:paraId="2F1D5FA8" w14:textId="77777777" w:rsidR="00C02EAC" w:rsidRDefault="00C02EAC"/>
    <w:p w14:paraId="4558AF23" w14:textId="5CCEE05E" w:rsidR="007A3B90" w:rsidRPr="001E4F99" w:rsidRDefault="007A3B90" w:rsidP="007A3B90">
      <w:pPr>
        <w:rPr>
          <w:lang w:val="en-US"/>
        </w:rPr>
      </w:pPr>
      <w:r>
        <w:rPr>
          <w:b/>
          <w:lang w:val="en-US"/>
        </w:rPr>
        <w:t>“3 Uncertainty”</w:t>
      </w:r>
      <w:r w:rsidRPr="001E4F99">
        <w:rPr>
          <w:b/>
          <w:lang w:val="en-US"/>
        </w:rPr>
        <w:t xml:space="preserve"> page</w:t>
      </w:r>
    </w:p>
    <w:tbl>
      <w:tblPr>
        <w:tblW w:w="5000" w:type="pct"/>
        <w:tblLook w:val="04A0" w:firstRow="1" w:lastRow="0" w:firstColumn="1" w:lastColumn="0" w:noHBand="0" w:noVBand="1"/>
      </w:tblPr>
      <w:tblGrid>
        <w:gridCol w:w="5415"/>
        <w:gridCol w:w="8533"/>
      </w:tblGrid>
      <w:tr w:rsidR="007A3B90" w:rsidRPr="001E4F99" w14:paraId="130F4414"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7643A70E" w14:textId="77777777" w:rsidR="007A3B90" w:rsidRPr="001E4F99" w:rsidRDefault="007A3B90"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1C6CC005" w14:textId="77777777" w:rsidR="007A3B90" w:rsidRPr="001E4F99" w:rsidRDefault="007A3B90" w:rsidP="00CB58BF">
            <w:pPr>
              <w:rPr>
                <w:color w:val="FFFFFF" w:themeColor="background1"/>
                <w:lang w:val="en-US"/>
              </w:rPr>
            </w:pPr>
            <w:r w:rsidRPr="001E4F99">
              <w:rPr>
                <w:b/>
                <w:color w:val="FFFFFF" w:themeColor="background1"/>
                <w:lang w:val="en-US"/>
              </w:rPr>
              <w:t>How it was addressed</w:t>
            </w:r>
          </w:p>
        </w:tc>
      </w:tr>
      <w:tr w:rsidR="007A3B90" w:rsidRPr="001E4F99" w14:paraId="4323017C"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4BB378F3" w14:textId="140B5242" w:rsidR="007A3B90" w:rsidRPr="00F54342" w:rsidRDefault="007A3B90" w:rsidP="007A3B90">
            <w:r>
              <w:rPr>
                <w:lang w:val="en-US"/>
              </w:rPr>
              <w:t xml:space="preserve">26. The current set-up is to edit the flagged or failed items in the ‘3. </w:t>
            </w:r>
            <w:r w:rsidR="00C745EA">
              <w:rPr>
                <w:lang w:val="en-US"/>
              </w:rPr>
              <w:t>U</w:t>
            </w:r>
            <w:r>
              <w:rPr>
                <w:lang w:val="en-US"/>
              </w:rPr>
              <w:t>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3F33D945" w14:textId="77777777" w:rsidR="007A3B90" w:rsidRPr="001E4F99" w:rsidRDefault="007A3B90" w:rsidP="007A3B90">
            <w:pPr>
              <w:rPr>
                <w:lang w:val="en-US"/>
              </w:rPr>
            </w:pPr>
          </w:p>
        </w:tc>
      </w:tr>
      <w:tr w:rsidR="007A3B90" w:rsidRPr="001E4F99" w14:paraId="7E1B1D2A"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30FCCE96" w14:textId="429B248F" w:rsidR="007A3B90" w:rsidRPr="001E4F99" w:rsidRDefault="007A3B90" w:rsidP="00CB58BF">
            <w:pPr>
              <w:rPr>
                <w:lang w:val="en-US"/>
              </w:rPr>
            </w:pPr>
          </w:p>
        </w:tc>
        <w:tc>
          <w:tcPr>
            <w:tcW w:w="3059" w:type="pct"/>
            <w:tcBorders>
              <w:top w:val="single" w:sz="4" w:space="0" w:color="B0B0B0"/>
              <w:left w:val="single" w:sz="4" w:space="0" w:color="B0B0B0"/>
              <w:bottom w:val="single" w:sz="4" w:space="0" w:color="B0B0B0"/>
              <w:right w:val="single" w:sz="4" w:space="0" w:color="B0B0B0"/>
            </w:tcBorders>
          </w:tcPr>
          <w:p w14:paraId="6D8E107A" w14:textId="77777777" w:rsidR="007A3B90" w:rsidRPr="001E4F99" w:rsidRDefault="007A3B90" w:rsidP="00CB58BF">
            <w:pPr>
              <w:rPr>
                <w:lang w:val="en-US"/>
              </w:rPr>
            </w:pPr>
          </w:p>
        </w:tc>
      </w:tr>
    </w:tbl>
    <w:p w14:paraId="209C82DA" w14:textId="77777777" w:rsidR="007A3B90" w:rsidRDefault="007A3B90"/>
    <w:p w14:paraId="563EA83A" w14:textId="7E069E73" w:rsidR="007A3B90" w:rsidRPr="001E4F99" w:rsidRDefault="007A3B90" w:rsidP="007A3B90">
      <w:pPr>
        <w:rPr>
          <w:lang w:val="en-US"/>
        </w:rPr>
      </w:pPr>
      <w:r>
        <w:rPr>
          <w:b/>
          <w:lang w:val="en-US"/>
        </w:rPr>
        <w:t>“4 correlations”</w:t>
      </w:r>
      <w:r w:rsidRPr="001E4F99">
        <w:rPr>
          <w:b/>
          <w:lang w:val="en-US"/>
        </w:rPr>
        <w:t xml:space="preserve"> page</w:t>
      </w:r>
      <w:r>
        <w:rPr>
          <w:b/>
          <w:lang w:val="en-US"/>
        </w:rPr>
        <w:t xml:space="preserve"> – I have no comments here, as I did not use the correlations option due to comment 22e above</w:t>
      </w:r>
    </w:p>
    <w:tbl>
      <w:tblPr>
        <w:tblW w:w="5000" w:type="pct"/>
        <w:tblLook w:val="04A0" w:firstRow="1" w:lastRow="0" w:firstColumn="1" w:lastColumn="0" w:noHBand="0" w:noVBand="1"/>
      </w:tblPr>
      <w:tblGrid>
        <w:gridCol w:w="5415"/>
        <w:gridCol w:w="8533"/>
      </w:tblGrid>
      <w:tr w:rsidR="007A3B90" w:rsidRPr="001E4F99" w14:paraId="3AE354B5"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3CC892FC" w14:textId="77777777" w:rsidR="007A3B90" w:rsidRPr="001E4F99" w:rsidRDefault="007A3B90"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75BBA62F" w14:textId="77777777" w:rsidR="007A3B90" w:rsidRPr="001E4F99" w:rsidRDefault="007A3B90" w:rsidP="00CB58BF">
            <w:pPr>
              <w:rPr>
                <w:color w:val="FFFFFF" w:themeColor="background1"/>
                <w:lang w:val="en-US"/>
              </w:rPr>
            </w:pPr>
            <w:r w:rsidRPr="001E4F99">
              <w:rPr>
                <w:b/>
                <w:color w:val="FFFFFF" w:themeColor="background1"/>
                <w:lang w:val="en-US"/>
              </w:rPr>
              <w:t>How it was addressed</w:t>
            </w:r>
          </w:p>
        </w:tc>
      </w:tr>
      <w:tr w:rsidR="007A3B90" w:rsidRPr="001E4F99" w14:paraId="17402967"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3E357281" w14:textId="407C3E24" w:rsidR="007A3B90" w:rsidRPr="00F54342" w:rsidRDefault="007A3B90" w:rsidP="00CB58BF"/>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23769508" w14:textId="77777777" w:rsidR="007A3B90" w:rsidRPr="001E4F99" w:rsidRDefault="007A3B90" w:rsidP="00CB58BF">
            <w:pPr>
              <w:rPr>
                <w:lang w:val="en-US"/>
              </w:rPr>
            </w:pPr>
          </w:p>
        </w:tc>
      </w:tr>
      <w:tr w:rsidR="007A3B90" w:rsidRPr="001E4F99" w14:paraId="574E2C92"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13811190" w14:textId="77777777" w:rsidR="007A3B90" w:rsidRPr="001E4F99" w:rsidRDefault="007A3B90" w:rsidP="00CB58BF">
            <w:pPr>
              <w:rPr>
                <w:lang w:val="en-US"/>
              </w:rPr>
            </w:pPr>
          </w:p>
        </w:tc>
        <w:tc>
          <w:tcPr>
            <w:tcW w:w="3059" w:type="pct"/>
            <w:tcBorders>
              <w:top w:val="single" w:sz="4" w:space="0" w:color="B0B0B0"/>
              <w:left w:val="single" w:sz="4" w:space="0" w:color="B0B0B0"/>
              <w:bottom w:val="single" w:sz="4" w:space="0" w:color="B0B0B0"/>
              <w:right w:val="single" w:sz="4" w:space="0" w:color="B0B0B0"/>
            </w:tcBorders>
          </w:tcPr>
          <w:p w14:paraId="598B7D2E" w14:textId="77777777" w:rsidR="007A3B90" w:rsidRPr="001E4F99" w:rsidRDefault="007A3B90" w:rsidP="00CB58BF">
            <w:pPr>
              <w:rPr>
                <w:lang w:val="en-US"/>
              </w:rPr>
            </w:pPr>
          </w:p>
        </w:tc>
      </w:tr>
    </w:tbl>
    <w:p w14:paraId="208F5627" w14:textId="77777777" w:rsidR="002859AB" w:rsidRDefault="002859AB" w:rsidP="007A3B90">
      <w:pPr>
        <w:rPr>
          <w:b/>
          <w:lang w:val="en-US"/>
        </w:rPr>
      </w:pPr>
    </w:p>
    <w:p w14:paraId="6B9D9564" w14:textId="3F970B0A" w:rsidR="007A3B90" w:rsidRPr="001E4F99" w:rsidRDefault="007A3B90" w:rsidP="007A3B90">
      <w:pPr>
        <w:rPr>
          <w:lang w:val="en-US"/>
        </w:rPr>
      </w:pPr>
      <w:r>
        <w:rPr>
          <w:b/>
          <w:lang w:val="en-US"/>
        </w:rPr>
        <w:t>“5 Simulate and results”</w:t>
      </w:r>
      <w:r w:rsidRPr="001E4F99">
        <w:rPr>
          <w:b/>
          <w:lang w:val="en-US"/>
        </w:rPr>
        <w:t xml:space="preserve"> page</w:t>
      </w:r>
    </w:p>
    <w:tbl>
      <w:tblPr>
        <w:tblW w:w="5000" w:type="pct"/>
        <w:tblLook w:val="04A0" w:firstRow="1" w:lastRow="0" w:firstColumn="1" w:lastColumn="0" w:noHBand="0" w:noVBand="1"/>
      </w:tblPr>
      <w:tblGrid>
        <w:gridCol w:w="5415"/>
        <w:gridCol w:w="8533"/>
      </w:tblGrid>
      <w:tr w:rsidR="007A3B90" w:rsidRPr="001E4F99" w14:paraId="39BEB702"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17791FDB" w14:textId="77777777" w:rsidR="007A3B90" w:rsidRPr="001E4F99" w:rsidRDefault="007A3B90"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1CC7D839" w14:textId="77777777" w:rsidR="007A3B90" w:rsidRPr="001E4F99" w:rsidRDefault="007A3B90" w:rsidP="00CB58BF">
            <w:pPr>
              <w:rPr>
                <w:color w:val="FFFFFF" w:themeColor="background1"/>
                <w:lang w:val="en-US"/>
              </w:rPr>
            </w:pPr>
            <w:r w:rsidRPr="001E4F99">
              <w:rPr>
                <w:b/>
                <w:color w:val="FFFFFF" w:themeColor="background1"/>
                <w:lang w:val="en-US"/>
              </w:rPr>
              <w:t>How it was addressed</w:t>
            </w:r>
          </w:p>
        </w:tc>
      </w:tr>
      <w:tr w:rsidR="007A3B90" w:rsidRPr="001E4F99" w14:paraId="763FF4BF"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647F9952" w14:textId="63ABA790" w:rsidR="007A3B90" w:rsidRPr="00F54342" w:rsidRDefault="007A3B90" w:rsidP="00CB58BF">
            <w:r>
              <w:rPr>
                <w:lang w:val="en-US"/>
              </w:rPr>
              <w:t>2</w:t>
            </w:r>
            <w:r w:rsidR="003A20E2">
              <w:rPr>
                <w:lang w:val="en-US"/>
              </w:rPr>
              <w:t>7</w:t>
            </w:r>
            <w:r>
              <w:rPr>
                <w:lang w:val="en-US"/>
              </w:rPr>
              <w:t>.</w:t>
            </w:r>
            <w:r w:rsidR="00CE1A36">
              <w:rPr>
                <w:lang w:val="en-US"/>
              </w:rPr>
              <w:t xml:space="preserve"> Emission sources to include: I suggest to list pasture deposition direct N2O and indirect N2O separately</w:t>
            </w:r>
            <w:r w:rsidR="004660C0">
              <w:rPr>
                <w:lang w:val="en-US"/>
              </w:rPr>
              <w:t xml:space="preserve"> because they are separate IPCC reporting categories</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0E29D794" w14:textId="77777777" w:rsidR="007A3B90" w:rsidRPr="001E4F99" w:rsidRDefault="007A3B90" w:rsidP="00CB58BF">
            <w:pPr>
              <w:rPr>
                <w:lang w:val="en-US"/>
              </w:rPr>
            </w:pPr>
          </w:p>
        </w:tc>
      </w:tr>
      <w:tr w:rsidR="007A3B90" w:rsidRPr="001E4F99" w14:paraId="27CE0447"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0E9D3522" w14:textId="5AF2B1D4" w:rsidR="007A3B90" w:rsidRPr="001E4F99" w:rsidRDefault="00CE1A36" w:rsidP="00CB58BF">
            <w:pPr>
              <w:rPr>
                <w:lang w:val="en-US"/>
              </w:rPr>
            </w:pPr>
            <w:r>
              <w:rPr>
                <w:lang w:val="en-US"/>
              </w:rPr>
              <w:t>28. IPCC software aligned options: see comments 9 and 23 above</w:t>
            </w:r>
          </w:p>
        </w:tc>
        <w:tc>
          <w:tcPr>
            <w:tcW w:w="3059" w:type="pct"/>
            <w:tcBorders>
              <w:top w:val="single" w:sz="4" w:space="0" w:color="B0B0B0"/>
              <w:left w:val="single" w:sz="4" w:space="0" w:color="B0B0B0"/>
              <w:bottom w:val="single" w:sz="4" w:space="0" w:color="B0B0B0"/>
              <w:right w:val="single" w:sz="4" w:space="0" w:color="B0B0B0"/>
            </w:tcBorders>
          </w:tcPr>
          <w:p w14:paraId="400C02A3" w14:textId="77777777" w:rsidR="007A3B90" w:rsidRPr="001E4F99" w:rsidRDefault="007A3B90" w:rsidP="00CB58BF">
            <w:pPr>
              <w:rPr>
                <w:lang w:val="en-US"/>
              </w:rPr>
            </w:pPr>
          </w:p>
        </w:tc>
      </w:tr>
      <w:tr w:rsidR="00CE1A36" w:rsidRPr="001E4F99" w14:paraId="23B477CD"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2BA60964" w14:textId="0A84B17C" w:rsidR="00CE1A36" w:rsidRDefault="00CE1A36" w:rsidP="00CB58BF">
            <w:pPr>
              <w:rPr>
                <w:lang w:val="en-US"/>
              </w:rPr>
            </w:pPr>
            <w:r>
              <w:rPr>
                <w:lang w:val="en-US"/>
              </w:rPr>
              <w:t>29. Possible bug? I checked the “Run uncertainty decomposition (AD/EF/Combined)” option, but there was no decomposition shown in my results</w:t>
            </w:r>
            <w:r w:rsidR="00812C42">
              <w:rPr>
                <w:lang w:val="en-US"/>
              </w:rPr>
              <w:t>. (I note it does work when running a simulation for the default in-app datasets, but didn’t work for my uploaded custom dataset)</w:t>
            </w:r>
          </w:p>
        </w:tc>
        <w:tc>
          <w:tcPr>
            <w:tcW w:w="3059" w:type="pct"/>
            <w:tcBorders>
              <w:top w:val="single" w:sz="4" w:space="0" w:color="B0B0B0"/>
              <w:left w:val="single" w:sz="4" w:space="0" w:color="B0B0B0"/>
              <w:bottom w:val="single" w:sz="4" w:space="0" w:color="B0B0B0"/>
              <w:right w:val="single" w:sz="4" w:space="0" w:color="B0B0B0"/>
            </w:tcBorders>
          </w:tcPr>
          <w:p w14:paraId="1BC30571" w14:textId="77777777" w:rsidR="00CE1A36" w:rsidRPr="001E4F99" w:rsidRDefault="00CE1A36" w:rsidP="00CB58BF">
            <w:pPr>
              <w:rPr>
                <w:lang w:val="en-US"/>
              </w:rPr>
            </w:pPr>
          </w:p>
        </w:tc>
      </w:tr>
      <w:tr w:rsidR="00CE1A36" w:rsidRPr="001E4F99" w14:paraId="1E05A556"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5221DB97" w14:textId="2ACDA70D" w:rsidR="00CE1A36" w:rsidRDefault="00CE1A36" w:rsidP="00CB58BF">
            <w:pPr>
              <w:rPr>
                <w:lang w:val="en-US"/>
              </w:rPr>
            </w:pPr>
            <w:r>
              <w:rPr>
                <w:lang w:val="en-US"/>
              </w:rPr>
              <w:t>30. “</w:t>
            </w:r>
            <w:r w:rsidRPr="00CE1A36">
              <w:t>Use 10,000 iterations for reliable result</w:t>
            </w:r>
            <w:r>
              <w:t>s” – is there a basis for this statement? I seem to recall when I tested this with @Risk some years ago, 10,000 still led to quite large variation that was further reduced by more iterations</w:t>
            </w:r>
            <w:r w:rsidR="004660C0">
              <w:t xml:space="preserve">. NB, in my test-run with Zimbabwe data, I ran the simulation twice with 25,000 iterations and got fairly consistent results </w:t>
            </w:r>
          </w:p>
        </w:tc>
        <w:tc>
          <w:tcPr>
            <w:tcW w:w="3059" w:type="pct"/>
            <w:tcBorders>
              <w:top w:val="single" w:sz="4" w:space="0" w:color="B0B0B0"/>
              <w:left w:val="single" w:sz="4" w:space="0" w:color="B0B0B0"/>
              <w:bottom w:val="single" w:sz="4" w:space="0" w:color="B0B0B0"/>
              <w:right w:val="single" w:sz="4" w:space="0" w:color="B0B0B0"/>
            </w:tcBorders>
          </w:tcPr>
          <w:p w14:paraId="77F21B13" w14:textId="77777777" w:rsidR="00CE1A36" w:rsidRPr="001E4F99" w:rsidRDefault="00CE1A36" w:rsidP="00CB58BF">
            <w:pPr>
              <w:rPr>
                <w:lang w:val="en-US"/>
              </w:rPr>
            </w:pPr>
          </w:p>
        </w:tc>
      </w:tr>
      <w:tr w:rsidR="00CE1A36" w:rsidRPr="001E4F99" w14:paraId="2A1AB05C"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0866F44B" w14:textId="522D68EE" w:rsidR="00CE1A36" w:rsidRDefault="00CE1A36" w:rsidP="00CB58BF">
            <w:pPr>
              <w:rPr>
                <w:lang w:val="en-US"/>
              </w:rPr>
            </w:pPr>
            <w:r>
              <w:rPr>
                <w:lang w:val="en-US"/>
              </w:rPr>
              <w:t>31. Minor edit: “</w:t>
            </w:r>
            <w:r w:rsidRPr="00CE1A36">
              <w:rPr>
                <w:b/>
                <w:bCs/>
              </w:rPr>
              <w:t>What to do: </w:t>
            </w:r>
            <w:r w:rsidRPr="00CE1A36">
              <w:t>Configure simulation settings on the left, then click </w:t>
            </w:r>
            <w:r w:rsidR="00C745EA">
              <w:rPr>
                <w:b/>
                <w:bCs/>
              </w:rPr>
              <w:t>‘</w:t>
            </w:r>
            <w:r w:rsidRPr="00CE1A36">
              <w:rPr>
                <w:b/>
                <w:bCs/>
              </w:rPr>
              <w:t>Run Monte Carlo Simulation</w:t>
            </w:r>
            <w:r w:rsidR="00C745EA">
              <w:rPr>
                <w:b/>
                <w:bCs/>
              </w:rPr>
              <w:t>’</w:t>
            </w:r>
            <w:ins w:id="23" w:author="Author" w:date="2026-05-16T09:50:00Z" w16du:dateUtc="2026-05-16T08:50:00Z">
              <w:r>
                <w:rPr>
                  <w:b/>
                  <w:bCs/>
                </w:rPr>
                <w:t xml:space="preserve"> </w:t>
              </w:r>
              <w:r w:rsidRPr="00CE1A36">
                <w:rPr>
                  <w:rPrChange w:id="24" w:author="Author" w:date="2026-05-16T09:50:00Z" w16du:dateUtc="2026-05-16T08:50:00Z">
                    <w:rPr>
                      <w:b/>
                      <w:bCs/>
                    </w:rPr>
                  </w:rPrChange>
                </w:rPr>
                <w:t>at the</w:t>
              </w:r>
              <w:r>
                <w:rPr>
                  <w:b/>
                  <w:bCs/>
                </w:rPr>
                <w:t xml:space="preserve"> </w:t>
              </w:r>
              <w:r w:rsidRPr="00CE1A36">
                <w:rPr>
                  <w:rPrChange w:id="25" w:author="Author" w:date="2026-05-16T09:50:00Z" w16du:dateUtc="2026-05-16T08:50:00Z">
                    <w:rPr>
                      <w:b/>
                      <w:bCs/>
                    </w:rPr>
                  </w:rPrChange>
                </w:rPr>
                <w:t>bottom of the left-hand panel</w:t>
              </w:r>
            </w:ins>
            <w:r>
              <w:rPr>
                <w:b/>
                <w:bCs/>
              </w:rPr>
              <w:t>”</w:t>
            </w:r>
          </w:p>
        </w:tc>
        <w:tc>
          <w:tcPr>
            <w:tcW w:w="3059" w:type="pct"/>
            <w:tcBorders>
              <w:top w:val="single" w:sz="4" w:space="0" w:color="B0B0B0"/>
              <w:left w:val="single" w:sz="4" w:space="0" w:color="B0B0B0"/>
              <w:bottom w:val="single" w:sz="4" w:space="0" w:color="B0B0B0"/>
              <w:right w:val="single" w:sz="4" w:space="0" w:color="B0B0B0"/>
            </w:tcBorders>
          </w:tcPr>
          <w:p w14:paraId="70B6A667" w14:textId="77777777" w:rsidR="00CE1A36" w:rsidRPr="001E4F99" w:rsidRDefault="00CE1A36" w:rsidP="00CB58BF">
            <w:pPr>
              <w:rPr>
                <w:lang w:val="en-US"/>
              </w:rPr>
            </w:pPr>
          </w:p>
        </w:tc>
      </w:tr>
      <w:tr w:rsidR="003F051B" w:rsidRPr="001E4F99" w14:paraId="5AA20F4B"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40731BEB" w14:textId="77417872" w:rsidR="003F051B" w:rsidRDefault="003F051B" w:rsidP="00CB58BF">
            <w:pPr>
              <w:rPr>
                <w:lang w:val="en-US"/>
              </w:rPr>
            </w:pPr>
            <w:r>
              <w:rPr>
                <w:lang w:val="en-US"/>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w:t>
            </w:r>
            <w:r w:rsidR="00AD35E6">
              <w:rPr>
                <w:lang w:val="en-US"/>
              </w:rPr>
              <w:t xml:space="preserve"> (column C)</w:t>
            </w:r>
            <w:r>
              <w:rPr>
                <w:lang w:val="en-US"/>
              </w:rPr>
              <w:t>. Would it be possible before running the simulation to have the IPCC dairy vs other cattle as a default with the option for users to select additional lower levels of aggregation for results reporting?</w:t>
            </w:r>
          </w:p>
        </w:tc>
        <w:tc>
          <w:tcPr>
            <w:tcW w:w="3059" w:type="pct"/>
            <w:tcBorders>
              <w:top w:val="single" w:sz="4" w:space="0" w:color="B0B0B0"/>
              <w:left w:val="single" w:sz="4" w:space="0" w:color="B0B0B0"/>
              <w:bottom w:val="single" w:sz="4" w:space="0" w:color="B0B0B0"/>
              <w:right w:val="single" w:sz="4" w:space="0" w:color="B0B0B0"/>
            </w:tcBorders>
          </w:tcPr>
          <w:p w14:paraId="1B02EF46" w14:textId="77777777" w:rsidR="003F051B" w:rsidRPr="001E4F99" w:rsidRDefault="003F051B" w:rsidP="00CB58BF">
            <w:pPr>
              <w:rPr>
                <w:lang w:val="en-US"/>
              </w:rPr>
            </w:pPr>
          </w:p>
        </w:tc>
      </w:tr>
      <w:tr w:rsidR="003F051B" w:rsidRPr="001E4F99" w14:paraId="264B0B34"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71DF81A9" w14:textId="77777777" w:rsidR="002859AB" w:rsidRPr="002859AB" w:rsidRDefault="002859AB" w:rsidP="002859AB">
            <w:r>
              <w:rPr>
                <w:lang w:val="en-US"/>
              </w:rPr>
              <w:t>33. First time, the simulations worked. Today I re-tried with the same uploaded template and got the error “</w:t>
            </w:r>
            <w:r w:rsidRPr="002859AB">
              <w:t>--- Starting simulation ---</w:t>
            </w:r>
          </w:p>
          <w:p w14:paraId="267E1660" w14:textId="77777777" w:rsidR="002859AB" w:rsidRPr="002859AB" w:rsidRDefault="002859AB" w:rsidP="002859AB">
            <w:r w:rsidRPr="002859AB">
              <w:t>Iterations: 5000</w:t>
            </w:r>
          </w:p>
          <w:p w14:paraId="4E2D1C98" w14:textId="77777777" w:rsidR="002859AB" w:rsidRPr="002859AB" w:rsidRDefault="002859AB" w:rsidP="002859AB">
            <w:r w:rsidRPr="002859AB">
              <w:t>GWP: AR5</w:t>
            </w:r>
          </w:p>
          <w:p w14:paraId="33AEC424" w14:textId="77777777" w:rsidR="002859AB" w:rsidRPr="002859AB" w:rsidRDefault="002859AB" w:rsidP="002859AB">
            <w:r w:rsidRPr="002859AB">
              <w:t>EF correlation: none (independent)</w:t>
            </w:r>
          </w:p>
          <w:p w14:paraId="52A77983" w14:textId="77777777" w:rsidR="002859AB" w:rsidRPr="002859AB" w:rsidRDefault="002859AB" w:rsidP="002859AB">
            <w:r w:rsidRPr="002859AB">
              <w:t>ERROR: replacement has 0 rows, data has 5000</w:t>
            </w:r>
          </w:p>
          <w:p w14:paraId="7DED67A9" w14:textId="74A59A67" w:rsidR="002859AB" w:rsidRDefault="002859AB" w:rsidP="002859AB">
            <w:r w:rsidRPr="002859AB">
              <w:t>Custom data uploaded: 120 parameters loaded from uncertainty_template_ipcc2019.xlsx (country: Zimbabwe)</w:t>
            </w:r>
            <w:r>
              <w:t>”</w:t>
            </w:r>
          </w:p>
          <w:p w14:paraId="5E7118EA" w14:textId="744EB73D" w:rsidR="003F051B" w:rsidRPr="002859AB" w:rsidRDefault="002859AB" w:rsidP="00CB58BF">
            <w:r>
              <w:t>I could not determine the cause of the error, but hopefully the eventual user guide can document a number of error types and their solutions</w:t>
            </w:r>
          </w:p>
        </w:tc>
        <w:tc>
          <w:tcPr>
            <w:tcW w:w="3059" w:type="pct"/>
            <w:tcBorders>
              <w:top w:val="single" w:sz="4" w:space="0" w:color="B0B0B0"/>
              <w:left w:val="single" w:sz="4" w:space="0" w:color="B0B0B0"/>
              <w:bottom w:val="single" w:sz="4" w:space="0" w:color="B0B0B0"/>
              <w:right w:val="single" w:sz="4" w:space="0" w:color="B0B0B0"/>
            </w:tcBorders>
          </w:tcPr>
          <w:p w14:paraId="33D5A5EC" w14:textId="77777777" w:rsidR="003F051B" w:rsidRPr="001E4F99" w:rsidRDefault="003F051B" w:rsidP="00CB58BF">
            <w:pPr>
              <w:rPr>
                <w:lang w:val="en-US"/>
              </w:rPr>
            </w:pPr>
          </w:p>
        </w:tc>
      </w:tr>
      <w:tr w:rsidR="003F051B" w:rsidRPr="001E4F99" w14:paraId="15410FA0"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45E18B76" w14:textId="1F8C251A" w:rsidR="003F051B" w:rsidRDefault="002859AB" w:rsidP="00CB58BF">
            <w:pPr>
              <w:rPr>
                <w:lang w:val="en-US"/>
              </w:rPr>
            </w:pPr>
            <w:r>
              <w:rPr>
                <w:lang w:val="en-US"/>
              </w:rPr>
              <w:t xml:space="preserve">34. Comment applicable to the initial display of results and all other reports subsequent: units (e.g. </w:t>
            </w:r>
            <w:r w:rsidRPr="002859AB">
              <w:rPr>
                <w:b/>
                <w:bCs/>
                <w:i/>
                <w:iCs/>
                <w:lang w:val="en-US"/>
              </w:rPr>
              <w:t>t</w:t>
            </w:r>
            <w:r>
              <w:rPr>
                <w:lang w:val="en-US"/>
              </w:rPr>
              <w:t xml:space="preserve"> CH</w:t>
            </w:r>
            <w:r w:rsidRPr="00AD35E6">
              <w:rPr>
                <w:vertAlign w:val="subscript"/>
                <w:lang w:val="en-US"/>
              </w:rPr>
              <w:t>4</w:t>
            </w:r>
            <w:r>
              <w:rPr>
                <w:lang w:val="en-US"/>
              </w:rPr>
              <w:t>) are not always reported. Please make sure every column in the in-app result displays and the downloadable reports have units displayed.</w:t>
            </w:r>
          </w:p>
        </w:tc>
        <w:tc>
          <w:tcPr>
            <w:tcW w:w="3059" w:type="pct"/>
            <w:tcBorders>
              <w:top w:val="single" w:sz="4" w:space="0" w:color="B0B0B0"/>
              <w:left w:val="single" w:sz="4" w:space="0" w:color="B0B0B0"/>
              <w:bottom w:val="single" w:sz="4" w:space="0" w:color="B0B0B0"/>
              <w:right w:val="single" w:sz="4" w:space="0" w:color="B0B0B0"/>
            </w:tcBorders>
          </w:tcPr>
          <w:p w14:paraId="78B00F1F" w14:textId="77777777" w:rsidR="003F051B" w:rsidRPr="001E4F99" w:rsidRDefault="003F051B" w:rsidP="00CB58BF">
            <w:pPr>
              <w:rPr>
                <w:lang w:val="en-US"/>
              </w:rPr>
            </w:pPr>
          </w:p>
        </w:tc>
      </w:tr>
    </w:tbl>
    <w:p w14:paraId="0CFABA3C" w14:textId="77777777" w:rsidR="007A3B90" w:rsidRDefault="007A3B90"/>
    <w:p w14:paraId="011845A8" w14:textId="41D0E531" w:rsidR="002859AB" w:rsidRPr="001E4F99" w:rsidRDefault="002859AB" w:rsidP="002859AB">
      <w:pPr>
        <w:rPr>
          <w:lang w:val="en-US"/>
        </w:rPr>
      </w:pPr>
      <w:r>
        <w:rPr>
          <w:b/>
          <w:lang w:val="en-US"/>
        </w:rPr>
        <w:t>“6 Sensitivity”</w:t>
      </w:r>
      <w:r w:rsidRPr="001E4F99">
        <w:rPr>
          <w:b/>
          <w:lang w:val="en-US"/>
        </w:rPr>
        <w:t xml:space="preserve"> page</w:t>
      </w:r>
    </w:p>
    <w:tbl>
      <w:tblPr>
        <w:tblW w:w="5000" w:type="pct"/>
        <w:tblLook w:val="04A0" w:firstRow="1" w:lastRow="0" w:firstColumn="1" w:lastColumn="0" w:noHBand="0" w:noVBand="1"/>
      </w:tblPr>
      <w:tblGrid>
        <w:gridCol w:w="5415"/>
        <w:gridCol w:w="8533"/>
      </w:tblGrid>
      <w:tr w:rsidR="002859AB" w:rsidRPr="001E4F99" w14:paraId="0865DDA4"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1B34F99A" w14:textId="77777777" w:rsidR="002859AB" w:rsidRPr="001E4F99" w:rsidRDefault="002859AB"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5A584BEE" w14:textId="77777777" w:rsidR="002859AB" w:rsidRPr="001E4F99" w:rsidRDefault="002859AB" w:rsidP="00CB58BF">
            <w:pPr>
              <w:rPr>
                <w:color w:val="FFFFFF" w:themeColor="background1"/>
                <w:lang w:val="en-US"/>
              </w:rPr>
            </w:pPr>
            <w:r w:rsidRPr="001E4F99">
              <w:rPr>
                <w:b/>
                <w:color w:val="FFFFFF" w:themeColor="background1"/>
                <w:lang w:val="en-US"/>
              </w:rPr>
              <w:t>How it was addressed</w:t>
            </w:r>
          </w:p>
        </w:tc>
      </w:tr>
      <w:tr w:rsidR="002859AB" w:rsidRPr="001E4F99" w14:paraId="13A08853"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46F49539" w14:textId="55B1DEB8" w:rsidR="002859AB" w:rsidRPr="00F54342" w:rsidRDefault="002859AB" w:rsidP="00CB58BF">
            <w:r>
              <w:rPr>
                <w:lang w:val="en-US"/>
              </w:rPr>
              <w:t>35. The tornado charts list parameter</w:t>
            </w:r>
            <w:r w:rsidR="00BE7A73">
              <w:rPr>
                <w:lang w:val="en-US"/>
              </w:rPr>
              <w:t xml:space="preserve">s with the parameter abbreviations; to be really useful, it would </w:t>
            </w:r>
            <w:r w:rsidR="00AD35E6">
              <w:rPr>
                <w:lang w:val="en-US"/>
              </w:rPr>
              <w:t>present</w:t>
            </w:r>
            <w:r w:rsidR="00BE7A73">
              <w:rPr>
                <w:lang w:val="en-US"/>
              </w:rPr>
              <w:t xml:space="preserve">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w:t>
            </w:r>
            <w:r w:rsidR="00104160">
              <w:rPr>
                <w:lang w:val="en-US"/>
              </w:rPr>
              <w:t>either so that this is a default level of aggregation or to give the user the option to select the level of aggregation for the tornado charts</w:t>
            </w:r>
            <w:r w:rsidR="00BE7A73">
              <w:rPr>
                <w:lang w:val="en-US"/>
              </w:rPr>
              <w:t>?</w:t>
            </w:r>
            <w:r>
              <w:rPr>
                <w:lang w:val="en-US"/>
              </w:rPr>
              <w:t xml:space="preserve"> </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300D91D6" w14:textId="77777777" w:rsidR="002859AB" w:rsidRPr="001E4F99" w:rsidRDefault="002859AB" w:rsidP="00CB58BF">
            <w:pPr>
              <w:rPr>
                <w:lang w:val="en-US"/>
              </w:rPr>
            </w:pPr>
          </w:p>
        </w:tc>
      </w:tr>
      <w:tr w:rsidR="002859AB" w:rsidRPr="001E4F99" w14:paraId="22A3A283"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109A99DE" w14:textId="1221C4BE" w:rsidR="002859AB" w:rsidRPr="001E4F99" w:rsidRDefault="002859AB" w:rsidP="00CB58BF">
            <w:pPr>
              <w:rPr>
                <w:lang w:val="en-US"/>
              </w:rPr>
            </w:pPr>
          </w:p>
        </w:tc>
        <w:tc>
          <w:tcPr>
            <w:tcW w:w="3059" w:type="pct"/>
            <w:tcBorders>
              <w:top w:val="single" w:sz="4" w:space="0" w:color="B0B0B0"/>
              <w:left w:val="single" w:sz="4" w:space="0" w:color="B0B0B0"/>
              <w:bottom w:val="single" w:sz="4" w:space="0" w:color="B0B0B0"/>
              <w:right w:val="single" w:sz="4" w:space="0" w:color="B0B0B0"/>
            </w:tcBorders>
          </w:tcPr>
          <w:p w14:paraId="160D9897" w14:textId="77777777" w:rsidR="002859AB" w:rsidRPr="001E4F99" w:rsidRDefault="002859AB" w:rsidP="00CB58BF">
            <w:pPr>
              <w:rPr>
                <w:lang w:val="en-US"/>
              </w:rPr>
            </w:pPr>
          </w:p>
        </w:tc>
      </w:tr>
    </w:tbl>
    <w:p w14:paraId="70CA5473" w14:textId="77777777" w:rsidR="002859AB" w:rsidRDefault="002859AB"/>
    <w:p w14:paraId="4B3ED355" w14:textId="2CC6F606" w:rsidR="00104160" w:rsidRPr="001E4F99" w:rsidRDefault="00104160" w:rsidP="00104160">
      <w:pPr>
        <w:rPr>
          <w:lang w:val="en-US"/>
        </w:rPr>
      </w:pPr>
      <w:r>
        <w:rPr>
          <w:b/>
          <w:lang w:val="en-US"/>
        </w:rPr>
        <w:t>“7 IPCC reports”</w:t>
      </w:r>
      <w:r w:rsidRPr="001E4F99">
        <w:rPr>
          <w:b/>
          <w:lang w:val="en-US"/>
        </w:rPr>
        <w:t xml:space="preserve"> page</w:t>
      </w:r>
      <w:r>
        <w:rPr>
          <w:b/>
          <w:lang w:val="en-US"/>
        </w:rPr>
        <w:t xml:space="preserve"> and related downloaded report results</w:t>
      </w:r>
    </w:p>
    <w:tbl>
      <w:tblPr>
        <w:tblW w:w="5000" w:type="pct"/>
        <w:tblLook w:val="04A0" w:firstRow="1" w:lastRow="0" w:firstColumn="1" w:lastColumn="0" w:noHBand="0" w:noVBand="1"/>
      </w:tblPr>
      <w:tblGrid>
        <w:gridCol w:w="5415"/>
        <w:gridCol w:w="8533"/>
      </w:tblGrid>
      <w:tr w:rsidR="00104160" w:rsidRPr="001E4F99" w14:paraId="786DD47C"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2D6A4F"/>
            <w:hideMark/>
          </w:tcPr>
          <w:p w14:paraId="443E4895" w14:textId="77777777" w:rsidR="00104160" w:rsidRPr="001E4F99" w:rsidRDefault="00104160" w:rsidP="00CB58BF">
            <w:pPr>
              <w:rPr>
                <w:color w:val="FFFFFF" w:themeColor="background1"/>
                <w:lang w:val="en-US"/>
              </w:rPr>
            </w:pPr>
            <w:r w:rsidRPr="001E4F99">
              <w:rPr>
                <w:b/>
                <w:color w:val="FFFFFF" w:themeColor="background1"/>
                <w:lang w:val="en-US"/>
              </w:rPr>
              <w:t>Comment</w:t>
            </w:r>
          </w:p>
        </w:tc>
        <w:tc>
          <w:tcPr>
            <w:tcW w:w="3059" w:type="pct"/>
            <w:tcBorders>
              <w:top w:val="single" w:sz="4" w:space="0" w:color="B0B0B0"/>
              <w:left w:val="single" w:sz="4" w:space="0" w:color="B0B0B0"/>
              <w:bottom w:val="single" w:sz="4" w:space="0" w:color="B0B0B0"/>
              <w:right w:val="single" w:sz="4" w:space="0" w:color="B0B0B0"/>
            </w:tcBorders>
            <w:shd w:val="clear" w:color="auto" w:fill="2D6A4F"/>
            <w:hideMark/>
          </w:tcPr>
          <w:p w14:paraId="24735AC4" w14:textId="77777777" w:rsidR="00104160" w:rsidRPr="001E4F99" w:rsidRDefault="00104160" w:rsidP="00CB58BF">
            <w:pPr>
              <w:rPr>
                <w:color w:val="FFFFFF" w:themeColor="background1"/>
                <w:lang w:val="en-US"/>
              </w:rPr>
            </w:pPr>
            <w:r w:rsidRPr="001E4F99">
              <w:rPr>
                <w:b/>
                <w:color w:val="FFFFFF" w:themeColor="background1"/>
                <w:lang w:val="en-US"/>
              </w:rPr>
              <w:t>How it was addressed</w:t>
            </w:r>
          </w:p>
        </w:tc>
      </w:tr>
      <w:tr w:rsidR="00104160" w:rsidRPr="001E4F99" w14:paraId="6D4CFDA7" w14:textId="77777777" w:rsidTr="00CB58BF">
        <w:tc>
          <w:tcPr>
            <w:tcW w:w="1941" w:type="pct"/>
            <w:tcBorders>
              <w:top w:val="single" w:sz="4" w:space="0" w:color="B0B0B0"/>
              <w:left w:val="single" w:sz="4" w:space="0" w:color="B0B0B0"/>
              <w:bottom w:val="single" w:sz="4" w:space="0" w:color="B0B0B0"/>
              <w:right w:val="single" w:sz="4" w:space="0" w:color="B0B0B0"/>
            </w:tcBorders>
            <w:shd w:val="clear" w:color="auto" w:fill="F2F2F2"/>
          </w:tcPr>
          <w:p w14:paraId="287D9D99" w14:textId="735C29B7" w:rsidR="00104160" w:rsidRPr="00F54342" w:rsidRDefault="00104160" w:rsidP="00CB58BF">
            <w:r>
              <w:rPr>
                <w:lang w:val="en-US"/>
              </w:rPr>
              <w:t>36.</w:t>
            </w:r>
            <w:r w:rsidR="00177A55">
              <w:rPr>
                <w:lang w:val="en-US"/>
              </w:rPr>
              <w:t xml:space="preserve"> The in-app reports show direct and indirect N2O from pasture deposit separately, which is good. The csv download and word reports do not. I suggest to always disaggregate these results if selected by the user</w:t>
            </w:r>
          </w:p>
        </w:tc>
        <w:tc>
          <w:tcPr>
            <w:tcW w:w="3059" w:type="pct"/>
            <w:tcBorders>
              <w:top w:val="single" w:sz="4" w:space="0" w:color="B0B0B0"/>
              <w:left w:val="single" w:sz="4" w:space="0" w:color="B0B0B0"/>
              <w:bottom w:val="single" w:sz="4" w:space="0" w:color="B0B0B0"/>
              <w:right w:val="single" w:sz="4" w:space="0" w:color="B0B0B0"/>
            </w:tcBorders>
            <w:shd w:val="clear" w:color="auto" w:fill="F2F2F2"/>
          </w:tcPr>
          <w:p w14:paraId="7613B67E" w14:textId="77777777" w:rsidR="00104160" w:rsidRPr="001E4F99" w:rsidRDefault="00104160" w:rsidP="00CB58BF">
            <w:pPr>
              <w:rPr>
                <w:lang w:val="en-US"/>
              </w:rPr>
            </w:pPr>
          </w:p>
        </w:tc>
      </w:tr>
      <w:tr w:rsidR="00104160" w:rsidRPr="001E4F99" w14:paraId="6D7CB511"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3DABCF80" w14:textId="133711DB" w:rsidR="00104160" w:rsidRPr="001E4F99" w:rsidRDefault="00177A55" w:rsidP="00CB58BF">
            <w:pPr>
              <w:rPr>
                <w:lang w:val="en-US"/>
              </w:rPr>
            </w:pPr>
            <w:r>
              <w:rPr>
                <w:lang w:val="en-US"/>
              </w:rPr>
              <w:t>37. The word report section 4 only reports by gas, not by emission category</w:t>
            </w:r>
          </w:p>
        </w:tc>
        <w:tc>
          <w:tcPr>
            <w:tcW w:w="3059" w:type="pct"/>
            <w:tcBorders>
              <w:top w:val="single" w:sz="4" w:space="0" w:color="B0B0B0"/>
              <w:left w:val="single" w:sz="4" w:space="0" w:color="B0B0B0"/>
              <w:bottom w:val="single" w:sz="4" w:space="0" w:color="B0B0B0"/>
              <w:right w:val="single" w:sz="4" w:space="0" w:color="B0B0B0"/>
            </w:tcBorders>
          </w:tcPr>
          <w:p w14:paraId="034447A2" w14:textId="77777777" w:rsidR="00104160" w:rsidRPr="001E4F99" w:rsidRDefault="00104160" w:rsidP="00CB58BF">
            <w:pPr>
              <w:rPr>
                <w:lang w:val="en-US"/>
              </w:rPr>
            </w:pPr>
          </w:p>
        </w:tc>
      </w:tr>
      <w:tr w:rsidR="00177A55" w:rsidRPr="001E4F99" w14:paraId="00091E74"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3AEBC3AC" w14:textId="0210048C" w:rsidR="00177A55" w:rsidRDefault="00177A55" w:rsidP="00CB58BF">
            <w:pPr>
              <w:rPr>
                <w:lang w:val="en-US"/>
              </w:rPr>
            </w:pPr>
            <w:r>
              <w:rPr>
                <w:lang w:val="en-US"/>
              </w:rPr>
              <w:t>38. Excel download did not work</w:t>
            </w:r>
          </w:p>
        </w:tc>
        <w:tc>
          <w:tcPr>
            <w:tcW w:w="3059" w:type="pct"/>
            <w:tcBorders>
              <w:top w:val="single" w:sz="4" w:space="0" w:color="B0B0B0"/>
              <w:left w:val="single" w:sz="4" w:space="0" w:color="B0B0B0"/>
              <w:bottom w:val="single" w:sz="4" w:space="0" w:color="B0B0B0"/>
              <w:right w:val="single" w:sz="4" w:space="0" w:color="B0B0B0"/>
            </w:tcBorders>
          </w:tcPr>
          <w:p w14:paraId="01BE63D9" w14:textId="77777777" w:rsidR="00177A55" w:rsidRPr="001E4F99" w:rsidRDefault="00177A55" w:rsidP="00CB58BF">
            <w:pPr>
              <w:rPr>
                <w:lang w:val="en-US"/>
              </w:rPr>
            </w:pPr>
          </w:p>
        </w:tc>
      </w:tr>
      <w:tr w:rsidR="00177A55" w:rsidRPr="001E4F99" w14:paraId="46C45745" w14:textId="77777777" w:rsidTr="00CB58BF">
        <w:tc>
          <w:tcPr>
            <w:tcW w:w="1941" w:type="pct"/>
            <w:tcBorders>
              <w:top w:val="single" w:sz="4" w:space="0" w:color="B0B0B0"/>
              <w:left w:val="single" w:sz="4" w:space="0" w:color="B0B0B0"/>
              <w:bottom w:val="single" w:sz="4" w:space="0" w:color="B0B0B0"/>
              <w:right w:val="single" w:sz="4" w:space="0" w:color="B0B0B0"/>
            </w:tcBorders>
          </w:tcPr>
          <w:p w14:paraId="691F6DAC" w14:textId="5C01B421" w:rsidR="00177A55" w:rsidRPr="00AD35E6" w:rsidRDefault="00177A55" w:rsidP="00CB58BF">
            <w:pPr>
              <w:rPr>
                <w:lang w:val="en-US"/>
              </w:rPr>
            </w:pPr>
            <w:r w:rsidRPr="00AD35E6">
              <w:rPr>
                <w:lang w:val="en-US"/>
              </w:rPr>
              <w:t xml:space="preserve">39. See </w:t>
            </w:r>
            <w:r w:rsidR="00AD35E6" w:rsidRPr="00AD35E6">
              <w:rPr>
                <w:lang w:val="en-US"/>
              </w:rPr>
              <w:t>Section C</w:t>
            </w:r>
            <w:r w:rsidRPr="00AD35E6">
              <w:rPr>
                <w:lang w:val="en-US"/>
              </w:rPr>
              <w:t xml:space="preserve"> </w:t>
            </w:r>
            <w:r w:rsidR="00AD35E6" w:rsidRPr="00AD35E6">
              <w:rPr>
                <w:lang w:val="en-US"/>
              </w:rPr>
              <w:t xml:space="preserve">below </w:t>
            </w:r>
            <w:r w:rsidRPr="00AD35E6">
              <w:rPr>
                <w:lang w:val="en-US"/>
              </w:rPr>
              <w:t>for suggested revised template for word download</w:t>
            </w:r>
          </w:p>
        </w:tc>
        <w:tc>
          <w:tcPr>
            <w:tcW w:w="3059" w:type="pct"/>
            <w:tcBorders>
              <w:top w:val="single" w:sz="4" w:space="0" w:color="B0B0B0"/>
              <w:left w:val="single" w:sz="4" w:space="0" w:color="B0B0B0"/>
              <w:bottom w:val="single" w:sz="4" w:space="0" w:color="B0B0B0"/>
              <w:right w:val="single" w:sz="4" w:space="0" w:color="B0B0B0"/>
            </w:tcBorders>
          </w:tcPr>
          <w:p w14:paraId="75BF4B9A" w14:textId="77777777" w:rsidR="00177A55" w:rsidRPr="001E4F99" w:rsidRDefault="00177A55" w:rsidP="00CB58BF">
            <w:pPr>
              <w:rPr>
                <w:lang w:val="en-US"/>
              </w:rPr>
            </w:pPr>
          </w:p>
        </w:tc>
      </w:tr>
    </w:tbl>
    <w:p w14:paraId="7F3ED880" w14:textId="77777777" w:rsidR="00104160" w:rsidRDefault="00104160"/>
    <w:p w14:paraId="052349E7" w14:textId="35D6CF47" w:rsidR="00AD35E6" w:rsidRDefault="00AD35E6">
      <w:r>
        <w:br w:type="page"/>
      </w:r>
    </w:p>
    <w:p w14:paraId="0CDA9EA7" w14:textId="10FDE9D9" w:rsidR="00AD35E6" w:rsidRPr="00AD35E6" w:rsidRDefault="00AD35E6" w:rsidP="00AD35E6">
      <w:pPr>
        <w:pStyle w:val="ListParagraph"/>
        <w:numPr>
          <w:ilvl w:val="0"/>
          <w:numId w:val="6"/>
        </w:numPr>
        <w:rPr>
          <w:b/>
          <w:bCs/>
        </w:rPr>
      </w:pPr>
      <w:r w:rsidRPr="00AD35E6">
        <w:rPr>
          <w:b/>
          <w:bCs/>
        </w:rPr>
        <w:t>Overall feedback on a pilot test-run and suggestions on reporting</w:t>
      </w:r>
    </w:p>
    <w:p w14:paraId="54568FF3" w14:textId="77E9AEC6" w:rsidR="00AD35E6" w:rsidRDefault="0065501E" w:rsidP="00AD35E6">
      <w:r>
        <w:t>I input the values from Zimbabwe intensive dairy system (5 animal sub-categories) into the 2019 template and ran the simulation with the following settings:</w:t>
      </w:r>
    </w:p>
    <w:p w14:paraId="4B8E952B" w14:textId="25D5DEB1" w:rsidR="0065501E" w:rsidRDefault="00C745EA" w:rsidP="00C745EA">
      <w:pPr>
        <w:pStyle w:val="ListParagraph"/>
        <w:numPr>
          <w:ilvl w:val="0"/>
          <w:numId w:val="7"/>
        </w:numPr>
      </w:pPr>
      <w:r>
        <w:t>Single year</w:t>
      </w:r>
    </w:p>
    <w:p w14:paraId="0977A706" w14:textId="21D0412A" w:rsidR="00C745EA" w:rsidRDefault="00C745EA" w:rsidP="00C745EA">
      <w:pPr>
        <w:pStyle w:val="ListParagraph"/>
        <w:numPr>
          <w:ilvl w:val="0"/>
          <w:numId w:val="7"/>
        </w:numPr>
      </w:pPr>
      <w:r>
        <w:t>No correlations</w:t>
      </w:r>
    </w:p>
    <w:p w14:paraId="11A1A62D" w14:textId="67E113F4" w:rsidR="00C745EA" w:rsidRDefault="00C745EA" w:rsidP="00C745EA">
      <w:pPr>
        <w:pStyle w:val="ListParagraph"/>
        <w:numPr>
          <w:ilvl w:val="0"/>
          <w:numId w:val="7"/>
        </w:numPr>
      </w:pPr>
      <w:r>
        <w:t>25000 iterations</w:t>
      </w:r>
    </w:p>
    <w:p w14:paraId="3A934196" w14:textId="1BC43AE1" w:rsidR="00C745EA" w:rsidRDefault="00C745EA" w:rsidP="00C745EA">
      <w:pPr>
        <w:pStyle w:val="ListParagraph"/>
        <w:numPr>
          <w:ilvl w:val="0"/>
          <w:numId w:val="7"/>
        </w:numPr>
      </w:pPr>
      <w:r>
        <w:t>Random seed 42</w:t>
      </w:r>
    </w:p>
    <w:p w14:paraId="543B302C" w14:textId="45F74C1B" w:rsidR="00C745EA" w:rsidRDefault="00C745EA" w:rsidP="00C745EA">
      <w:pPr>
        <w:pStyle w:val="ListParagraph"/>
        <w:numPr>
          <w:ilvl w:val="0"/>
          <w:numId w:val="7"/>
        </w:numPr>
      </w:pPr>
      <w:r>
        <w:t>AR5, all emission sources selected</w:t>
      </w:r>
    </w:p>
    <w:p w14:paraId="7667203B" w14:textId="134A7946" w:rsidR="00812C42" w:rsidRDefault="00812C42" w:rsidP="00812C42">
      <w:r>
        <w:t>(I also ran it in @Risk with the same inventory values, and to the extent possible the same PDFs and uncertainty_pct inputs. Results for manure management will differ because I was not able to apply the</w:t>
      </w:r>
      <w:r w:rsidR="008203F1">
        <w:t xml:space="preserve"> Dirichlet constraint to MMS% values.)</w:t>
      </w:r>
    </w:p>
    <w:p w14:paraId="2A3F9B73" w14:textId="6E2861A6" w:rsidR="00C745EA" w:rsidRDefault="00C745EA" w:rsidP="00C745EA">
      <w:r>
        <w:t xml:space="preserve">My general experience was that </w:t>
      </w:r>
      <w:r w:rsidR="008203F1">
        <w:t>using the tool</w:t>
      </w:r>
      <w:r>
        <w:t xml:space="preserve"> was quite smooth and feasible to enter all the data required for 5 sub-categories. QAQC checks were useful (some of the benchmarks warnings seemed inappropriate but it was OK to ignore them and proceed). I did editing of ‘fails’ in the template and re-uploaded. The reason I did this was (a) with 120+ parameters in the uploaded data, the line by line in-app readouts were hard to see in one page, whereas with the Excel template it was much easier to find the parameters I was looking for. If I had 500+ parameters (e.g. 4 production systems with 5 sub-categories per system), I imagine the in-app editing would be even more challenging. Also, (b) if I edited in the excel sheet, I could store my final input values in the template in case I wanted to re-run it later.</w:t>
      </w:r>
    </w:p>
    <w:p w14:paraId="365C37CB" w14:textId="76AF5829" w:rsidR="00C745EA" w:rsidRDefault="00C745EA" w:rsidP="00C745EA">
      <w:r>
        <w:t>Selecting options for the correlations and simulation was quite easy. Finding the options could benefit from clearer guidance at the top of each page, or an accompanying user manual.</w:t>
      </w:r>
    </w:p>
    <w:p w14:paraId="11CE54F0" w14:textId="72F710C9" w:rsidR="00C745EA" w:rsidRDefault="00C745EA" w:rsidP="00C745EA">
      <w:r>
        <w:t>Presentation of results was initially confusing for several reasons:</w:t>
      </w:r>
    </w:p>
    <w:p w14:paraId="7C44A285" w14:textId="357F7704" w:rsidR="00C745EA" w:rsidRDefault="00C745EA" w:rsidP="00C745EA">
      <w:pPr>
        <w:pStyle w:val="ListParagraph"/>
        <w:numPr>
          <w:ilvl w:val="0"/>
          <w:numId w:val="8"/>
        </w:numPr>
      </w:pPr>
      <w:r>
        <w:t xml:space="preserve">The </w:t>
      </w:r>
      <w:r w:rsidR="00A13ABC">
        <w:t>‘headline’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p w14:paraId="52A328ED" w14:textId="6A3DD5ED" w:rsidR="00A13ABC" w:rsidRDefault="00A13ABC" w:rsidP="00C745EA">
      <w:pPr>
        <w:pStyle w:val="ListParagraph"/>
        <w:numPr>
          <w:ilvl w:val="0"/>
          <w:numId w:val="8"/>
        </w:numPr>
      </w:pPr>
      <w:r>
        <w:t xml:space="preserve">The ‘system breakdown’ is per animal sub-category, whereas users initially </w:t>
      </w:r>
      <w:r w:rsidRPr="00812C42">
        <w:rPr>
          <w:b/>
          <w:bCs/>
          <w:i/>
          <w:iCs/>
        </w:rPr>
        <w:t>require</w:t>
      </w:r>
      <w:r>
        <w:t xml:space="preserve"> a breakdown by dairy/other cattle, and </w:t>
      </w:r>
      <w:r w:rsidR="00812C42" w:rsidRPr="008203F1">
        <w:rPr>
          <w:b/>
          <w:bCs/>
          <w:i/>
          <w:iCs/>
        </w:rPr>
        <w:t>may be interested in</w:t>
      </w:r>
      <w:r>
        <w:t xml:space="preserve"> second-level categories as defined in column B of the template for uploading.</w:t>
      </w:r>
      <w:r w:rsidR="008203F1">
        <w:t xml:space="preserve"> Results at cattle sub-category level would only be for the more advanced user.</w:t>
      </w:r>
    </w:p>
    <w:p w14:paraId="7F4001E4" w14:textId="314261E4" w:rsidR="00A13ABC" w:rsidRDefault="008203F1" w:rsidP="008203F1">
      <w:r>
        <w:t>Sensitivity analysis tab overall is good. The dropdown to select the emission source is useful, but may need to highlight to the user that this is a dropdown for selection.</w:t>
      </w:r>
    </w:p>
    <w:p w14:paraId="023ADE0F" w14:textId="60F0C899" w:rsidR="008203F1" w:rsidRDefault="008203F1" w:rsidP="008203F1">
      <w:r>
        <w:t>In terms of tornado chart results (comparing SRC with the @Risk ‘contribution to variance’ tornado chart):</w:t>
      </w:r>
    </w:p>
    <w:p w14:paraId="7C6DBD9D" w14:textId="77777777" w:rsidR="00B53DAF" w:rsidRDefault="008203F1" w:rsidP="008203F1">
      <w:pPr>
        <w:pStyle w:val="ListParagraph"/>
        <w:numPr>
          <w:ilvl w:val="0"/>
          <w:numId w:val="9"/>
        </w:numPr>
      </w:pPr>
      <w:r>
        <w:t>Enteric:</w:t>
      </w:r>
      <w:r w:rsidR="00B53DAF">
        <w:t xml:space="preserve"> the top 5 are identical and in the same order. There’s some variation for the others because @risk gives the result per system_sub-category_parameter, which is more specific than what the tool presents</w:t>
      </w:r>
    </w:p>
    <w:p w14:paraId="4D918721" w14:textId="16582530" w:rsidR="00B53DAF" w:rsidRDefault="00B53DAF" w:rsidP="008203F1">
      <w:pPr>
        <w:pStyle w:val="ListParagraph"/>
        <w:numPr>
          <w:ilvl w:val="0"/>
          <w:numId w:val="9"/>
        </w:numPr>
      </w:pPr>
      <w:r>
        <w:t>MM CH4: top parameters are quite different (see charts). MCF values are among the most important in @Risk, but are not in the top 10 in the tool. Not sure why? (uncertainty_pct should be very similar in the 2 tools, but the tool used the Direchlet constraint for MMS% while the @Risk did not)</w:t>
      </w:r>
    </w:p>
    <w:tbl>
      <w:tblPr>
        <w:tblStyle w:val="TableGrid"/>
        <w:tblW w:w="0" w:type="auto"/>
        <w:tblInd w:w="720" w:type="dxa"/>
        <w:tblLook w:val="04A0" w:firstRow="1" w:lastRow="0" w:firstColumn="1" w:lastColumn="0" w:noHBand="0" w:noVBand="1"/>
      </w:tblPr>
      <w:tblGrid>
        <w:gridCol w:w="5180"/>
        <w:gridCol w:w="8048"/>
      </w:tblGrid>
      <w:tr w:rsidR="00B53DAF" w14:paraId="57A4A89E" w14:textId="77777777" w:rsidTr="00B53DAF">
        <w:tc>
          <w:tcPr>
            <w:tcW w:w="6614" w:type="dxa"/>
          </w:tcPr>
          <w:p w14:paraId="26915ED5" w14:textId="415B41F0" w:rsidR="00B53DAF" w:rsidRDefault="00B53DAF" w:rsidP="00B53DAF">
            <w:pPr>
              <w:pStyle w:val="ListParagraph"/>
              <w:ind w:left="0"/>
            </w:pPr>
            <w:r>
              <w:rPr>
                <w:noProof/>
              </w:rPr>
              <w:drawing>
                <wp:inline distT="0" distB="0" distL="0" distR="0" wp14:anchorId="64FD74D8" wp14:editId="5CF83FCA">
                  <wp:extent cx="3224261" cy="1813560"/>
                  <wp:effectExtent l="0" t="0" r="0" b="0"/>
                  <wp:docPr id="12459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547" name=""/>
                          <pic:cNvPicPr/>
                        </pic:nvPicPr>
                        <pic:blipFill>
                          <a:blip r:embed="rId10"/>
                          <a:stretch>
                            <a:fillRect/>
                          </a:stretch>
                        </pic:blipFill>
                        <pic:spPr>
                          <a:xfrm>
                            <a:off x="0" y="0"/>
                            <a:ext cx="3252283" cy="1829322"/>
                          </a:xfrm>
                          <a:prstGeom prst="rect">
                            <a:avLst/>
                          </a:prstGeom>
                        </pic:spPr>
                      </pic:pic>
                    </a:graphicData>
                  </a:graphic>
                </wp:inline>
              </w:drawing>
            </w:r>
          </w:p>
        </w:tc>
        <w:tc>
          <w:tcPr>
            <w:tcW w:w="6614" w:type="dxa"/>
          </w:tcPr>
          <w:p w14:paraId="31EFCD53" w14:textId="6B51FCBE" w:rsidR="00B53DAF" w:rsidRDefault="00B53DAF" w:rsidP="00B53DAF">
            <w:pPr>
              <w:pStyle w:val="ListParagraph"/>
              <w:ind w:left="0"/>
            </w:pPr>
            <w:r>
              <w:rPr>
                <w:noProof/>
              </w:rPr>
              <w:drawing>
                <wp:inline distT="0" distB="0" distL="0" distR="0" wp14:anchorId="4359F5F1" wp14:editId="6D3CEE32">
                  <wp:extent cx="5085749" cy="2819743"/>
                  <wp:effectExtent l="0" t="0" r="635" b="0"/>
                  <wp:docPr id="3" name="Picture 2">
                    <a:extLst xmlns:a="http://schemas.openxmlformats.org/drawingml/2006/main">
                      <a:ext uri="{FF2B5EF4-FFF2-40B4-BE49-F238E27FC236}">
                        <a16:creationId xmlns:a16="http://schemas.microsoft.com/office/drawing/2014/main" id="{2213BEB6-F0E5-4D28-BCFB-3447CC3C4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213BEB6-F0E5-4D28-BCFB-3447CC3C451D}"/>
                              </a:ext>
                            </a:extLst>
                          </pic:cNvPr>
                          <pic:cNvPicPr>
                            <a:picLocks noChangeAspect="1"/>
                          </pic:cNvPicPr>
                        </pic:nvPicPr>
                        <pic:blipFill>
                          <a:blip r:embed="rId11"/>
                          <a:stretch>
                            <a:fillRect/>
                          </a:stretch>
                        </pic:blipFill>
                        <pic:spPr>
                          <a:xfrm>
                            <a:off x="0" y="0"/>
                            <a:ext cx="5085749" cy="2819743"/>
                          </a:xfrm>
                          <a:prstGeom prst="rect">
                            <a:avLst/>
                          </a:prstGeom>
                        </pic:spPr>
                      </pic:pic>
                    </a:graphicData>
                  </a:graphic>
                </wp:inline>
              </w:drawing>
            </w:r>
          </w:p>
        </w:tc>
      </w:tr>
    </w:tbl>
    <w:p w14:paraId="39056A58" w14:textId="77777777" w:rsidR="00B53DAF" w:rsidRDefault="00B53DAF" w:rsidP="00B53DAF"/>
    <w:p w14:paraId="60CB435A" w14:textId="7CAA739E" w:rsidR="008203F1" w:rsidRDefault="00B53DAF" w:rsidP="00B53DAF">
      <w:pPr>
        <w:pStyle w:val="ListParagraph"/>
        <w:numPr>
          <w:ilvl w:val="0"/>
          <w:numId w:val="10"/>
        </w:numPr>
      </w:pPr>
      <w:r>
        <w:t>MM Direct N2O: similar to CH4, EF3 is influential in @Risk but not in the tool</w:t>
      </w:r>
    </w:p>
    <w:tbl>
      <w:tblPr>
        <w:tblStyle w:val="TableGrid"/>
        <w:tblW w:w="0" w:type="auto"/>
        <w:tblInd w:w="720" w:type="dxa"/>
        <w:tblLook w:val="04A0" w:firstRow="1" w:lastRow="0" w:firstColumn="1" w:lastColumn="0" w:noHBand="0" w:noVBand="1"/>
      </w:tblPr>
      <w:tblGrid>
        <w:gridCol w:w="6902"/>
        <w:gridCol w:w="6326"/>
      </w:tblGrid>
      <w:tr w:rsidR="00B53DAF" w14:paraId="1A486703" w14:textId="77777777" w:rsidTr="00B53DAF">
        <w:tc>
          <w:tcPr>
            <w:tcW w:w="6614" w:type="dxa"/>
          </w:tcPr>
          <w:p w14:paraId="222FBDE7" w14:textId="0FD1DC33" w:rsidR="00B53DAF" w:rsidRDefault="00FF0BB6" w:rsidP="00514982">
            <w:pPr>
              <w:pStyle w:val="ListParagraph"/>
              <w:ind w:left="0"/>
            </w:pPr>
            <w:r>
              <w:rPr>
                <w:noProof/>
              </w:rPr>
              <w:drawing>
                <wp:inline distT="0" distB="0" distL="0" distR="0" wp14:anchorId="00F94834" wp14:editId="40938CAF">
                  <wp:extent cx="4638826" cy="2609215"/>
                  <wp:effectExtent l="0" t="0" r="9525" b="635"/>
                  <wp:docPr id="5902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1574" name=""/>
                          <pic:cNvPicPr/>
                        </pic:nvPicPr>
                        <pic:blipFill>
                          <a:blip r:embed="rId12"/>
                          <a:stretch>
                            <a:fillRect/>
                          </a:stretch>
                        </pic:blipFill>
                        <pic:spPr>
                          <a:xfrm>
                            <a:off x="0" y="0"/>
                            <a:ext cx="4660555" cy="2621437"/>
                          </a:xfrm>
                          <a:prstGeom prst="rect">
                            <a:avLst/>
                          </a:prstGeom>
                        </pic:spPr>
                      </pic:pic>
                    </a:graphicData>
                  </a:graphic>
                </wp:inline>
              </w:drawing>
            </w:r>
          </w:p>
        </w:tc>
        <w:tc>
          <w:tcPr>
            <w:tcW w:w="6614" w:type="dxa"/>
          </w:tcPr>
          <w:p w14:paraId="1C94FA06" w14:textId="725C28F5" w:rsidR="00B53DAF" w:rsidRDefault="00B53DAF" w:rsidP="00514982">
            <w:pPr>
              <w:pStyle w:val="ListParagraph"/>
              <w:ind w:left="0"/>
            </w:pPr>
            <w:r>
              <w:rPr>
                <w:noProof/>
              </w:rPr>
              <w:drawing>
                <wp:inline distT="0" distB="0" distL="0" distR="0" wp14:anchorId="549C42A7" wp14:editId="09B5E00E">
                  <wp:extent cx="4247661" cy="2609258"/>
                  <wp:effectExtent l="0" t="0" r="635" b="635"/>
                  <wp:docPr id="5" name="Picture 4">
                    <a:extLst xmlns:a="http://schemas.openxmlformats.org/drawingml/2006/main">
                      <a:ext uri="{FF2B5EF4-FFF2-40B4-BE49-F238E27FC236}">
                        <a16:creationId xmlns:a16="http://schemas.microsoft.com/office/drawing/2014/main" id="{BF10538D-CC90-70A8-FFB7-DE46A0E04E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F10538D-CC90-70A8-FFB7-DE46A0E04EC4}"/>
                              </a:ext>
                            </a:extLst>
                          </pic:cNvPr>
                          <pic:cNvPicPr>
                            <a:picLocks noChangeAspect="1"/>
                          </pic:cNvPicPr>
                        </pic:nvPicPr>
                        <pic:blipFill>
                          <a:blip r:embed="rId13"/>
                          <a:stretch>
                            <a:fillRect/>
                          </a:stretch>
                        </pic:blipFill>
                        <pic:spPr>
                          <a:xfrm>
                            <a:off x="0" y="0"/>
                            <a:ext cx="4247661" cy="2609258"/>
                          </a:xfrm>
                          <a:prstGeom prst="rect">
                            <a:avLst/>
                          </a:prstGeom>
                        </pic:spPr>
                      </pic:pic>
                    </a:graphicData>
                  </a:graphic>
                </wp:inline>
              </w:drawing>
            </w:r>
          </w:p>
        </w:tc>
      </w:tr>
    </w:tbl>
    <w:p w14:paraId="1766F0C1" w14:textId="2C3FE200" w:rsidR="00B53DAF" w:rsidRDefault="00FF0BB6" w:rsidP="00B53DAF">
      <w:pPr>
        <w:ind w:left="420"/>
      </w:pPr>
      <w:r w:rsidRPr="00FF0BB6">
        <w:rPr>
          <w:highlight w:val="yellow"/>
        </w:rPr>
        <w:t>ISSUE TO HIGHLIGHT: FRAC_LEACH_H is not a variable in the Direct N2O calculations</w:t>
      </w:r>
    </w:p>
    <w:p w14:paraId="5C63D889" w14:textId="630C2F3A" w:rsidR="00FF0BB6" w:rsidRDefault="00FF0BB6" w:rsidP="00FF0BB6">
      <w:pPr>
        <w:pStyle w:val="ListParagraph"/>
        <w:numPr>
          <w:ilvl w:val="0"/>
          <w:numId w:val="10"/>
        </w:numPr>
      </w:pPr>
      <w:r>
        <w:t>MM indirect N2O: Fracleach and Fracgas do not appear in the top variables in the tool, which is surprising given their large uncertainty ranges</w:t>
      </w:r>
    </w:p>
    <w:tbl>
      <w:tblPr>
        <w:tblStyle w:val="TableGrid"/>
        <w:tblW w:w="0" w:type="auto"/>
        <w:tblInd w:w="780" w:type="dxa"/>
        <w:tblLook w:val="04A0" w:firstRow="1" w:lastRow="0" w:firstColumn="1" w:lastColumn="0" w:noHBand="0" w:noVBand="1"/>
      </w:tblPr>
      <w:tblGrid>
        <w:gridCol w:w="6867"/>
        <w:gridCol w:w="6301"/>
      </w:tblGrid>
      <w:tr w:rsidR="00FF0BB6" w14:paraId="1EDEB2FA" w14:textId="77777777" w:rsidTr="00FF0BB6">
        <w:tc>
          <w:tcPr>
            <w:tcW w:w="7236" w:type="dxa"/>
          </w:tcPr>
          <w:p w14:paraId="579E003B" w14:textId="24E07246" w:rsidR="00FF0BB6" w:rsidRDefault="00FF0BB6" w:rsidP="00FF0BB6">
            <w:pPr>
              <w:pStyle w:val="ListParagraph"/>
              <w:ind w:left="0"/>
            </w:pPr>
            <w:r>
              <w:rPr>
                <w:noProof/>
              </w:rPr>
              <w:drawing>
                <wp:inline distT="0" distB="0" distL="0" distR="0" wp14:anchorId="518C9D61" wp14:editId="3779237D">
                  <wp:extent cx="4458298" cy="2507673"/>
                  <wp:effectExtent l="0" t="0" r="0" b="6985"/>
                  <wp:docPr id="11651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2603" name=""/>
                          <pic:cNvPicPr/>
                        </pic:nvPicPr>
                        <pic:blipFill>
                          <a:blip r:embed="rId14"/>
                          <a:stretch>
                            <a:fillRect/>
                          </a:stretch>
                        </pic:blipFill>
                        <pic:spPr>
                          <a:xfrm>
                            <a:off x="0" y="0"/>
                            <a:ext cx="4480234" cy="2520011"/>
                          </a:xfrm>
                          <a:prstGeom prst="rect">
                            <a:avLst/>
                          </a:prstGeom>
                        </pic:spPr>
                      </pic:pic>
                    </a:graphicData>
                  </a:graphic>
                </wp:inline>
              </w:drawing>
            </w:r>
          </w:p>
        </w:tc>
        <w:tc>
          <w:tcPr>
            <w:tcW w:w="5932" w:type="dxa"/>
          </w:tcPr>
          <w:p w14:paraId="637BC919" w14:textId="31C5DD89" w:rsidR="00FF0BB6" w:rsidRDefault="00FF0BB6" w:rsidP="00FF0BB6">
            <w:pPr>
              <w:pStyle w:val="ListParagraph"/>
              <w:ind w:left="0"/>
            </w:pPr>
            <w:r>
              <w:rPr>
                <w:noProof/>
              </w:rPr>
              <w:drawing>
                <wp:inline distT="0" distB="0" distL="0" distR="0" wp14:anchorId="0ED0A704" wp14:editId="4A19CFBE">
                  <wp:extent cx="4078697" cy="2355273"/>
                  <wp:effectExtent l="0" t="0" r="0" b="6985"/>
                  <wp:docPr id="4" name="Picture 3">
                    <a:extLst xmlns:a="http://schemas.openxmlformats.org/drawingml/2006/main">
                      <a:ext uri="{FF2B5EF4-FFF2-40B4-BE49-F238E27FC236}">
                        <a16:creationId xmlns:a16="http://schemas.microsoft.com/office/drawing/2014/main" id="{9D03F99E-A751-D0E7-C8B3-9802DCDCA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D03F99E-A751-D0E7-C8B3-9802DCDCA2D6}"/>
                              </a:ext>
                            </a:extLst>
                          </pic:cNvPr>
                          <pic:cNvPicPr>
                            <a:picLocks noChangeAspect="1"/>
                          </pic:cNvPicPr>
                        </pic:nvPicPr>
                        <pic:blipFill>
                          <a:blip r:embed="rId15"/>
                          <a:stretch>
                            <a:fillRect/>
                          </a:stretch>
                        </pic:blipFill>
                        <pic:spPr>
                          <a:xfrm>
                            <a:off x="0" y="0"/>
                            <a:ext cx="4086308" cy="2359668"/>
                          </a:xfrm>
                          <a:prstGeom prst="rect">
                            <a:avLst/>
                          </a:prstGeom>
                        </pic:spPr>
                      </pic:pic>
                    </a:graphicData>
                  </a:graphic>
                </wp:inline>
              </w:drawing>
            </w:r>
          </w:p>
        </w:tc>
      </w:tr>
    </w:tbl>
    <w:p w14:paraId="7E406613" w14:textId="77777777" w:rsidR="00FF0BB6" w:rsidRDefault="00FF0BB6" w:rsidP="00FF0BB6"/>
    <w:p w14:paraId="4DF7705D" w14:textId="541324B5" w:rsidR="00FF0BB6" w:rsidRDefault="00FF0BB6" w:rsidP="00FF0BB6">
      <w:pPr>
        <w:pStyle w:val="ListParagraph"/>
        <w:numPr>
          <w:ilvl w:val="0"/>
          <w:numId w:val="10"/>
        </w:numPr>
      </w:pPr>
      <w:r>
        <w:t>Direct N2O pasture</w:t>
      </w:r>
    </w:p>
    <w:tbl>
      <w:tblPr>
        <w:tblStyle w:val="TableGrid"/>
        <w:tblW w:w="0" w:type="auto"/>
        <w:tblInd w:w="780" w:type="dxa"/>
        <w:tblLook w:val="04A0" w:firstRow="1" w:lastRow="0" w:firstColumn="1" w:lastColumn="0" w:noHBand="0" w:noVBand="1"/>
      </w:tblPr>
      <w:tblGrid>
        <w:gridCol w:w="6616"/>
        <w:gridCol w:w="6552"/>
      </w:tblGrid>
      <w:tr w:rsidR="00FF0BB6" w14:paraId="5DEE5806" w14:textId="77777777" w:rsidTr="00FF0BB6">
        <w:tc>
          <w:tcPr>
            <w:tcW w:w="6584" w:type="dxa"/>
          </w:tcPr>
          <w:p w14:paraId="6B45087F" w14:textId="41A41EF6" w:rsidR="00FF0BB6" w:rsidRDefault="00FF0BB6" w:rsidP="00FF0BB6">
            <w:pPr>
              <w:pStyle w:val="ListParagraph"/>
              <w:ind w:left="0"/>
            </w:pPr>
            <w:r>
              <w:rPr>
                <w:noProof/>
              </w:rPr>
              <w:drawing>
                <wp:inline distT="0" distB="0" distL="0" distR="0" wp14:anchorId="50448AD9" wp14:editId="23A19F50">
                  <wp:extent cx="4064194" cy="2286000"/>
                  <wp:effectExtent l="0" t="0" r="0" b="0"/>
                  <wp:docPr id="502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616" name=""/>
                          <pic:cNvPicPr/>
                        </pic:nvPicPr>
                        <pic:blipFill>
                          <a:blip r:embed="rId16"/>
                          <a:stretch>
                            <a:fillRect/>
                          </a:stretch>
                        </pic:blipFill>
                        <pic:spPr>
                          <a:xfrm>
                            <a:off x="0" y="0"/>
                            <a:ext cx="4080377" cy="2295102"/>
                          </a:xfrm>
                          <a:prstGeom prst="rect">
                            <a:avLst/>
                          </a:prstGeom>
                        </pic:spPr>
                      </pic:pic>
                    </a:graphicData>
                  </a:graphic>
                </wp:inline>
              </w:drawing>
            </w:r>
          </w:p>
        </w:tc>
        <w:tc>
          <w:tcPr>
            <w:tcW w:w="6584" w:type="dxa"/>
          </w:tcPr>
          <w:p w14:paraId="5263E8FF" w14:textId="51B3CC92" w:rsidR="00FF0BB6" w:rsidRDefault="00FF0BB6" w:rsidP="00FF0BB6">
            <w:pPr>
              <w:pStyle w:val="ListParagraph"/>
              <w:ind w:left="0"/>
            </w:pPr>
            <w:r>
              <w:rPr>
                <w:noProof/>
              </w:rPr>
              <w:drawing>
                <wp:inline distT="0" distB="0" distL="0" distR="0" wp14:anchorId="79BBEE8D" wp14:editId="39BB9E8B">
                  <wp:extent cx="4007044" cy="2249766"/>
                  <wp:effectExtent l="0" t="0" r="0" b="0"/>
                  <wp:docPr id="6" name="Picture 5">
                    <a:extLst xmlns:a="http://schemas.openxmlformats.org/drawingml/2006/main">
                      <a:ext uri="{FF2B5EF4-FFF2-40B4-BE49-F238E27FC236}">
                        <a16:creationId xmlns:a16="http://schemas.microsoft.com/office/drawing/2014/main" id="{DE2D9984-C6B9-08FF-8A61-FB93EC848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E2D9984-C6B9-08FF-8A61-FB93EC848340}"/>
                              </a:ext>
                            </a:extLst>
                          </pic:cNvPr>
                          <pic:cNvPicPr>
                            <a:picLocks noChangeAspect="1"/>
                          </pic:cNvPicPr>
                        </pic:nvPicPr>
                        <pic:blipFill>
                          <a:blip r:embed="rId17"/>
                          <a:stretch>
                            <a:fillRect/>
                          </a:stretch>
                        </pic:blipFill>
                        <pic:spPr>
                          <a:xfrm>
                            <a:off x="0" y="0"/>
                            <a:ext cx="4007044" cy="2249766"/>
                          </a:xfrm>
                          <a:prstGeom prst="rect">
                            <a:avLst/>
                          </a:prstGeom>
                        </pic:spPr>
                      </pic:pic>
                    </a:graphicData>
                  </a:graphic>
                </wp:inline>
              </w:drawing>
            </w:r>
          </w:p>
        </w:tc>
      </w:tr>
    </w:tbl>
    <w:p w14:paraId="697683AA" w14:textId="4EA94940" w:rsidR="00FF0BB6" w:rsidRDefault="00FF0BB6" w:rsidP="00FF0BB6">
      <w:pPr>
        <w:pStyle w:val="ListParagraph"/>
        <w:ind w:left="780"/>
      </w:pPr>
      <w:r w:rsidRPr="00FF0BB6">
        <w:rPr>
          <w:highlight w:val="yellow"/>
        </w:rPr>
        <w:t>ISSUE TO HIGHLIGHT: Fracgasms is not a parameter in the direct N2O from pasture equations</w:t>
      </w:r>
    </w:p>
    <w:p w14:paraId="2FD1A781" w14:textId="1E9AD145" w:rsidR="00FF0BB6" w:rsidRDefault="00FF0BB6" w:rsidP="00FF0BB6">
      <w:pPr>
        <w:pStyle w:val="ListParagraph"/>
        <w:numPr>
          <w:ilvl w:val="0"/>
          <w:numId w:val="10"/>
        </w:numPr>
      </w:pPr>
      <w:r>
        <w:t>Indirect PRP N2O:</w:t>
      </w:r>
    </w:p>
    <w:tbl>
      <w:tblPr>
        <w:tblStyle w:val="TableGrid"/>
        <w:tblW w:w="0" w:type="auto"/>
        <w:tblInd w:w="420" w:type="dxa"/>
        <w:tblLook w:val="04A0" w:firstRow="1" w:lastRow="0" w:firstColumn="1" w:lastColumn="0" w:noHBand="0" w:noVBand="1"/>
      </w:tblPr>
      <w:tblGrid>
        <w:gridCol w:w="6764"/>
        <w:gridCol w:w="6764"/>
      </w:tblGrid>
      <w:tr w:rsidR="00FF0BB6" w14:paraId="748C7B64" w14:textId="77777777" w:rsidTr="00FF0BB6">
        <w:tc>
          <w:tcPr>
            <w:tcW w:w="6764" w:type="dxa"/>
          </w:tcPr>
          <w:p w14:paraId="238DD47E" w14:textId="6FF62F74" w:rsidR="00FF0BB6" w:rsidRDefault="00FF0BB6" w:rsidP="00FF0BB6">
            <w:r>
              <w:rPr>
                <w:noProof/>
              </w:rPr>
              <w:drawing>
                <wp:inline distT="0" distB="0" distL="0" distR="0" wp14:anchorId="5287581F" wp14:editId="10D5837C">
                  <wp:extent cx="3451000" cy="1941095"/>
                  <wp:effectExtent l="0" t="0" r="0" b="2540"/>
                  <wp:docPr id="181179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94845" name=""/>
                          <pic:cNvPicPr/>
                        </pic:nvPicPr>
                        <pic:blipFill>
                          <a:blip r:embed="rId18"/>
                          <a:stretch>
                            <a:fillRect/>
                          </a:stretch>
                        </pic:blipFill>
                        <pic:spPr>
                          <a:xfrm flipH="1">
                            <a:off x="0" y="0"/>
                            <a:ext cx="3463411" cy="1948076"/>
                          </a:xfrm>
                          <a:prstGeom prst="rect">
                            <a:avLst/>
                          </a:prstGeom>
                        </pic:spPr>
                      </pic:pic>
                    </a:graphicData>
                  </a:graphic>
                </wp:inline>
              </w:drawing>
            </w:r>
          </w:p>
        </w:tc>
        <w:tc>
          <w:tcPr>
            <w:tcW w:w="6764" w:type="dxa"/>
          </w:tcPr>
          <w:p w14:paraId="131DAD42" w14:textId="0887166A" w:rsidR="00FF0BB6" w:rsidRDefault="00FF0BB6" w:rsidP="00FF0BB6">
            <w:r>
              <w:rPr>
                <w:noProof/>
              </w:rPr>
              <w:drawing>
                <wp:inline distT="0" distB="0" distL="0" distR="0" wp14:anchorId="41739EC6" wp14:editId="0B9EE999">
                  <wp:extent cx="3308575" cy="1801624"/>
                  <wp:effectExtent l="0" t="0" r="6350" b="8255"/>
                  <wp:docPr id="1825948399" name="Picture 6">
                    <a:extLst xmlns:a="http://schemas.openxmlformats.org/drawingml/2006/main">
                      <a:ext uri="{FF2B5EF4-FFF2-40B4-BE49-F238E27FC236}">
                        <a16:creationId xmlns:a16="http://schemas.microsoft.com/office/drawing/2014/main" id="{ABE119F1-8C1F-0295-B870-49E29456C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BE119F1-8C1F-0295-B870-49E29456C759}"/>
                              </a:ext>
                            </a:extLst>
                          </pic:cNvPr>
                          <pic:cNvPicPr>
                            <a:picLocks noChangeAspect="1"/>
                          </pic:cNvPicPr>
                        </pic:nvPicPr>
                        <pic:blipFill>
                          <a:blip r:embed="rId19"/>
                          <a:stretch>
                            <a:fillRect/>
                          </a:stretch>
                        </pic:blipFill>
                        <pic:spPr>
                          <a:xfrm>
                            <a:off x="0" y="0"/>
                            <a:ext cx="3308575" cy="1801624"/>
                          </a:xfrm>
                          <a:prstGeom prst="rect">
                            <a:avLst/>
                          </a:prstGeom>
                        </pic:spPr>
                      </pic:pic>
                    </a:graphicData>
                  </a:graphic>
                </wp:inline>
              </w:drawing>
            </w:r>
          </w:p>
        </w:tc>
      </w:tr>
    </w:tbl>
    <w:p w14:paraId="22726EAD" w14:textId="77777777" w:rsidR="00FF0BB6" w:rsidRDefault="00FF0BB6" w:rsidP="00FF0BB6">
      <w:pPr>
        <w:ind w:left="420"/>
      </w:pPr>
    </w:p>
    <w:p w14:paraId="1DFF1105" w14:textId="77777777" w:rsidR="00FF0BB6" w:rsidRDefault="00FF0BB6" w:rsidP="00FF0BB6">
      <w:pPr>
        <w:ind w:left="420"/>
      </w:pPr>
      <w:r w:rsidRPr="00FF0BB6">
        <w:rPr>
          <w:highlight w:val="yellow"/>
        </w:rPr>
        <w:t>ISSUE TO HIGHLIGHT: FRAC_LEACH_H is not a variable in the Direct N2O calculations</w:t>
      </w:r>
    </w:p>
    <w:p w14:paraId="6652E006" w14:textId="68E6354F" w:rsidR="00FF0BB6" w:rsidRDefault="00FF0BB6" w:rsidP="00FF0BB6">
      <w:r>
        <w:t>The result downloads need to be further developed:</w:t>
      </w:r>
    </w:p>
    <w:p w14:paraId="7C19B5C8" w14:textId="25755E30" w:rsidR="00FF0BB6" w:rsidRDefault="00FF0BB6" w:rsidP="00FF0BB6">
      <w:pPr>
        <w:pStyle w:val="ListParagraph"/>
        <w:numPr>
          <w:ilvl w:val="0"/>
          <w:numId w:val="10"/>
        </w:numPr>
      </w:pPr>
      <w:r>
        <w:t>The excel download doesn’t work: in my download</w:t>
      </w:r>
      <w:r w:rsidR="0030289F">
        <w:t xml:space="preserve"> tab in Chrome it tells me “site wasn’t available”</w:t>
      </w:r>
    </w:p>
    <w:p w14:paraId="188EF082" w14:textId="0144B02B" w:rsidR="0030289F" w:rsidRDefault="0030289F" w:rsidP="00FF0BB6">
      <w:pPr>
        <w:pStyle w:val="ListParagraph"/>
        <w:numPr>
          <w:ilvl w:val="0"/>
          <w:numId w:val="10"/>
        </w:numPr>
      </w:pPr>
      <w:r>
        <w:t>The csv file could benefit from</w:t>
      </w:r>
    </w:p>
    <w:p w14:paraId="4AC92FA1" w14:textId="7D5F5E33" w:rsidR="0030289F" w:rsidRDefault="0030289F" w:rsidP="0030289F">
      <w:pPr>
        <w:pStyle w:val="ListParagraph"/>
        <w:numPr>
          <w:ilvl w:val="1"/>
          <w:numId w:val="10"/>
        </w:numPr>
      </w:pPr>
      <w:r>
        <w:t>Put the name of the emission category in column A instead of at the end of the table</w:t>
      </w:r>
    </w:p>
    <w:p w14:paraId="7CE552A4" w14:textId="20826A3C" w:rsidR="0030289F" w:rsidRDefault="0030289F" w:rsidP="0030289F">
      <w:pPr>
        <w:pStyle w:val="ListParagraph"/>
        <w:numPr>
          <w:ilvl w:val="1"/>
          <w:numId w:val="10"/>
        </w:numPr>
      </w:pPr>
      <w:r>
        <w:t>Pasture direct and indirect N2O were not reported separately, and probably were not included in ‘total N2O’</w:t>
      </w:r>
    </w:p>
    <w:p w14:paraId="5F25B9F1" w14:textId="77A0561C" w:rsidR="0030289F" w:rsidRDefault="0030289F" w:rsidP="0030289F">
      <w:pPr>
        <w:pStyle w:val="ListParagraph"/>
        <w:numPr>
          <w:ilvl w:val="1"/>
          <w:numId w:val="10"/>
        </w:numPr>
      </w:pPr>
      <w:r>
        <w:t>In future versions, consider the level of aggregation as point out above, i.e. dairy/vs other as default, possible user-defined production systems as a further level…</w:t>
      </w:r>
    </w:p>
    <w:p w14:paraId="5C86701F" w14:textId="4F0A336B" w:rsidR="0030289F" w:rsidRDefault="0030289F" w:rsidP="0030289F">
      <w:pPr>
        <w:pStyle w:val="ListParagraph"/>
        <w:numPr>
          <w:ilvl w:val="0"/>
          <w:numId w:val="11"/>
        </w:numPr>
      </w:pPr>
      <w:r>
        <w:t>The word file needs to be further developed. In the page below, I’ve proposed changes in content.</w:t>
      </w:r>
    </w:p>
    <w:p w14:paraId="702B6F55" w14:textId="77777777" w:rsidR="0030289F" w:rsidRDefault="0030289F" w:rsidP="0030289F">
      <w:pPr>
        <w:ind w:left="360"/>
        <w:sectPr w:rsidR="0030289F" w:rsidSect="001E4F99">
          <w:pgSz w:w="16838" w:h="11906" w:orient="landscape"/>
          <w:pgMar w:top="1440" w:right="1440" w:bottom="1440" w:left="1440" w:header="708" w:footer="708" w:gutter="0"/>
          <w:cols w:space="708"/>
          <w:docGrid w:linePitch="360"/>
        </w:sectPr>
      </w:pPr>
    </w:p>
    <w:p w14:paraId="05787D3E" w14:textId="77777777" w:rsidR="0030289F" w:rsidRPr="0030289F" w:rsidRDefault="0030289F" w:rsidP="0030289F">
      <w:pPr>
        <w:ind w:left="360"/>
        <w:rPr>
          <w:lang w:val="en-US"/>
        </w:rPr>
      </w:pPr>
      <w:r w:rsidRPr="0030289F">
        <w:rPr>
          <w:b/>
          <w:lang w:val="en-US"/>
        </w:rPr>
        <w:t>Cattle GHG Tier 2 Uncertainty — Single-year run</w:t>
      </w:r>
    </w:p>
    <w:p w14:paraId="7A695CE1" w14:textId="77777777" w:rsidR="0030289F" w:rsidRPr="0030289F" w:rsidRDefault="0030289F" w:rsidP="0030289F">
      <w:pPr>
        <w:ind w:left="360"/>
        <w:rPr>
          <w:lang w:val="en-US"/>
        </w:rPr>
      </w:pPr>
      <w:r w:rsidRPr="0030289F">
        <w:rPr>
          <w:lang w:val="en-US"/>
        </w:rPr>
        <w:t>Generated 2026-05-17 13:53 UTC.   Approach 2 Monte Carlo simulation per IPCC Vol 1 Ch 3.</w:t>
      </w:r>
    </w:p>
    <w:p w14:paraId="371D2E22" w14:textId="77777777" w:rsidR="0030289F" w:rsidRPr="0030289F" w:rsidRDefault="0030289F" w:rsidP="0030289F">
      <w:pPr>
        <w:ind w:left="360"/>
        <w:rPr>
          <w:lang w:val="en-US"/>
        </w:rPr>
      </w:pPr>
      <w:r w:rsidRPr="0030289F">
        <w:rPr>
          <w:b/>
          <w:lang w:val="en-US"/>
        </w:rPr>
        <w:t>Executive summary</w:t>
      </w:r>
    </w:p>
    <w:p w14:paraId="757F94B5" w14:textId="77777777" w:rsidR="0030289F" w:rsidRDefault="0030289F" w:rsidP="0030289F">
      <w:pPr>
        <w:ind w:left="360"/>
        <w:rPr>
          <w:ins w:id="26" w:author="Author" w:date="2026-05-17T14:57:00Z" w16du:dateUtc="2026-05-17T13:57:00Z"/>
          <w:lang w:val="en-US"/>
        </w:rPr>
      </w:pPr>
      <w:r w:rsidRPr="0030289F">
        <w:rPr>
          <w:lang w:val="en-US"/>
        </w:rPr>
        <w:t>Total emissions: 98,823 t CO2eq with a 95% confidence interval of [81,301, 120,866]. Coefficient of variation: 10.3%; 95% margin of error: 20.0%. The single dominant uncertainty driver is DE (SRC = -0.64). These figures are based on 25,000 Monte Carlo iterations under the IPCC Approach 2 method.</w:t>
      </w:r>
    </w:p>
    <w:p w14:paraId="2E5380ED" w14:textId="10284174" w:rsidR="0030289F" w:rsidRDefault="0030289F" w:rsidP="0030289F">
      <w:pPr>
        <w:ind w:left="360"/>
        <w:rPr>
          <w:ins w:id="27" w:author="Author" w:date="2026-05-17T15:04:00Z" w16du:dateUtc="2026-05-17T14:04:00Z"/>
          <w:lang w:val="en-US"/>
        </w:rPr>
      </w:pPr>
      <w:ins w:id="28" w:author="Author" w:date="2026-05-17T14:57:00Z" w16du:dateUtc="2026-05-17T13:57:00Z">
        <w:r>
          <w:rPr>
            <w:lang w:val="en-US"/>
          </w:rPr>
          <w:t xml:space="preserve">For IPCC reporting, </w:t>
        </w:r>
      </w:ins>
      <w:ins w:id="29" w:author="Author" w:date="2026-05-17T14:58:00Z" w16du:dateUtc="2026-05-17T13:58:00Z">
        <w:r>
          <w:rPr>
            <w:lang w:val="en-US"/>
          </w:rPr>
          <w:t>the key results are:</w:t>
        </w:r>
      </w:ins>
    </w:p>
    <w:p w14:paraId="4E247ABA" w14:textId="3AF66787" w:rsidR="00D04DB3" w:rsidRDefault="00D04DB3" w:rsidP="0030289F">
      <w:pPr>
        <w:ind w:left="360"/>
        <w:rPr>
          <w:ins w:id="30" w:author="Author" w:date="2026-05-17T15:04:00Z" w16du:dateUtc="2026-05-17T14:04:00Z"/>
          <w:lang w:val="en-US"/>
        </w:rPr>
      </w:pPr>
      <w:commentRangeStart w:id="31"/>
      <w:ins w:id="32" w:author="Author" w:date="2026-05-17T15:04:00Z" w16du:dateUtc="2026-05-17T14:04:00Z">
        <w:r>
          <w:rPr>
            <w:lang w:val="en-US"/>
          </w:rPr>
          <w:t>Activity</w:t>
        </w:r>
      </w:ins>
      <w:commentRangeEnd w:id="31"/>
      <w:r>
        <w:rPr>
          <w:rStyle w:val="CommentReference"/>
          <w:sz w:val="24"/>
          <w:szCs w:val="24"/>
          <w:lang w:val="en-US"/>
        </w:rPr>
        <w:commentReference w:id="31"/>
      </w:r>
      <w:ins w:id="33" w:author="Author" w:date="2026-05-17T15:04:00Z" w16du:dateUtc="2026-05-17T14:04:00Z">
        <w:r>
          <w:rPr>
            <w:lang w:val="en-US"/>
          </w:rPr>
          <w:t xml:space="preserve"> data uncertainty:</w:t>
        </w:r>
      </w:ins>
    </w:p>
    <w:tbl>
      <w:tblPr>
        <w:tblStyle w:val="TableGrid"/>
        <w:tblW w:w="0" w:type="auto"/>
        <w:tblInd w:w="360" w:type="dxa"/>
        <w:tblLook w:val="04A0" w:firstRow="1" w:lastRow="0" w:firstColumn="1" w:lastColumn="0" w:noHBand="0" w:noVBand="1"/>
      </w:tblPr>
      <w:tblGrid>
        <w:gridCol w:w="1826"/>
        <w:gridCol w:w="1779"/>
        <w:gridCol w:w="1780"/>
        <w:gridCol w:w="1781"/>
        <w:gridCol w:w="1781"/>
      </w:tblGrid>
      <w:tr w:rsidR="00D04DB3" w14:paraId="696816AE" w14:textId="77777777" w:rsidTr="00514982">
        <w:trPr>
          <w:ins w:id="34" w:author="Author" w:date="2026-05-17T15:04:00Z" w16du:dateUtc="2026-05-17T14:04:00Z"/>
        </w:trPr>
        <w:tc>
          <w:tcPr>
            <w:tcW w:w="1826" w:type="dxa"/>
          </w:tcPr>
          <w:p w14:paraId="5FCDFFB5" w14:textId="77777777" w:rsidR="00D04DB3" w:rsidRDefault="00D04DB3" w:rsidP="00514982">
            <w:pPr>
              <w:rPr>
                <w:ins w:id="35" w:author="Author" w:date="2026-05-17T15:04:00Z" w16du:dateUtc="2026-05-17T14:04:00Z"/>
                <w:lang w:val="en-US"/>
              </w:rPr>
            </w:pPr>
            <w:ins w:id="36" w:author="Author" w:date="2026-05-17T15:04:00Z" w16du:dateUtc="2026-05-17T14:04:00Z">
              <w:r>
                <w:rPr>
                  <w:lang w:val="en-US"/>
                </w:rPr>
                <w:t>Reporting category</w:t>
              </w:r>
            </w:ins>
          </w:p>
        </w:tc>
        <w:tc>
          <w:tcPr>
            <w:tcW w:w="1779" w:type="dxa"/>
          </w:tcPr>
          <w:p w14:paraId="7CD79FA9" w14:textId="77777777" w:rsidR="00D04DB3" w:rsidRDefault="00D04DB3" w:rsidP="00514982">
            <w:pPr>
              <w:rPr>
                <w:ins w:id="37" w:author="Author" w:date="2026-05-17T15:04:00Z" w16du:dateUtc="2026-05-17T14:04:00Z"/>
                <w:lang w:val="en-US"/>
              </w:rPr>
            </w:pPr>
            <w:ins w:id="38" w:author="Author" w:date="2026-05-17T15:04:00Z" w16du:dateUtc="2026-05-17T14:04:00Z">
              <w:r>
                <w:rPr>
                  <w:lang w:val="en-US"/>
                </w:rPr>
                <w:t>Simulated mean</w:t>
              </w:r>
            </w:ins>
          </w:p>
        </w:tc>
        <w:tc>
          <w:tcPr>
            <w:tcW w:w="1780" w:type="dxa"/>
          </w:tcPr>
          <w:p w14:paraId="77151F96" w14:textId="77777777" w:rsidR="00D04DB3" w:rsidRDefault="00D04DB3" w:rsidP="00514982">
            <w:pPr>
              <w:rPr>
                <w:ins w:id="39" w:author="Author" w:date="2026-05-17T15:04:00Z" w16du:dateUtc="2026-05-17T14:04:00Z"/>
                <w:lang w:val="en-US"/>
              </w:rPr>
            </w:pPr>
            <w:ins w:id="40" w:author="Author" w:date="2026-05-17T15:04:00Z" w16du:dateUtc="2026-05-17T14:04:00Z">
              <w:r>
                <w:rPr>
                  <w:lang w:val="en-US"/>
                </w:rPr>
                <w:t>Lower CI</w:t>
              </w:r>
            </w:ins>
          </w:p>
        </w:tc>
        <w:tc>
          <w:tcPr>
            <w:tcW w:w="1781" w:type="dxa"/>
          </w:tcPr>
          <w:p w14:paraId="0069ADD0" w14:textId="77777777" w:rsidR="00D04DB3" w:rsidRDefault="00D04DB3" w:rsidP="00514982">
            <w:pPr>
              <w:rPr>
                <w:ins w:id="41" w:author="Author" w:date="2026-05-17T15:04:00Z" w16du:dateUtc="2026-05-17T14:04:00Z"/>
                <w:lang w:val="en-US"/>
              </w:rPr>
            </w:pPr>
            <w:ins w:id="42" w:author="Author" w:date="2026-05-17T15:04:00Z" w16du:dateUtc="2026-05-17T14:04:00Z">
              <w:r>
                <w:rPr>
                  <w:lang w:val="en-US"/>
                </w:rPr>
                <w:t>Upper CI</w:t>
              </w:r>
            </w:ins>
          </w:p>
        </w:tc>
        <w:tc>
          <w:tcPr>
            <w:tcW w:w="1781" w:type="dxa"/>
          </w:tcPr>
          <w:p w14:paraId="713DC2D3" w14:textId="77777777" w:rsidR="00D04DB3" w:rsidRDefault="00D04DB3" w:rsidP="00514982">
            <w:pPr>
              <w:rPr>
                <w:ins w:id="43" w:author="Author" w:date="2026-05-17T15:04:00Z" w16du:dateUtc="2026-05-17T14:04:00Z"/>
                <w:lang w:val="en-US"/>
              </w:rPr>
            </w:pPr>
            <w:ins w:id="44" w:author="Author" w:date="2026-05-17T15:04:00Z" w16du:dateUtc="2026-05-17T14:04:00Z">
              <w:r>
                <w:rPr>
                  <w:lang w:val="en-US"/>
                </w:rPr>
                <w:t>MoE_pct</w:t>
              </w:r>
            </w:ins>
          </w:p>
        </w:tc>
      </w:tr>
      <w:tr w:rsidR="00D04DB3" w14:paraId="544ECF30" w14:textId="77777777" w:rsidTr="00514982">
        <w:trPr>
          <w:ins w:id="45" w:author="Author" w:date="2026-05-17T15:04:00Z" w16du:dateUtc="2026-05-17T14:04:00Z"/>
        </w:trPr>
        <w:tc>
          <w:tcPr>
            <w:tcW w:w="1826" w:type="dxa"/>
          </w:tcPr>
          <w:p w14:paraId="593B0D5E" w14:textId="12A0F458" w:rsidR="00D04DB3" w:rsidRDefault="00D04DB3" w:rsidP="00514982">
            <w:pPr>
              <w:rPr>
                <w:ins w:id="46" w:author="Author" w:date="2026-05-17T15:04:00Z" w16du:dateUtc="2026-05-17T14:04:00Z"/>
                <w:lang w:val="en-US"/>
              </w:rPr>
            </w:pPr>
            <w:ins w:id="47" w:author="Author" w:date="2026-05-17T15:04:00Z" w16du:dateUtc="2026-05-17T14:04:00Z">
              <w:r>
                <w:rPr>
                  <w:lang w:val="en-US"/>
                </w:rPr>
                <w:t>population</w:t>
              </w:r>
            </w:ins>
          </w:p>
        </w:tc>
        <w:tc>
          <w:tcPr>
            <w:tcW w:w="1779" w:type="dxa"/>
          </w:tcPr>
          <w:p w14:paraId="497CA82A" w14:textId="77777777" w:rsidR="00D04DB3" w:rsidRDefault="00D04DB3" w:rsidP="00514982">
            <w:pPr>
              <w:rPr>
                <w:ins w:id="48" w:author="Author" w:date="2026-05-17T15:04:00Z" w16du:dateUtc="2026-05-17T14:04:00Z"/>
                <w:lang w:val="en-US"/>
              </w:rPr>
            </w:pPr>
          </w:p>
        </w:tc>
        <w:tc>
          <w:tcPr>
            <w:tcW w:w="1780" w:type="dxa"/>
          </w:tcPr>
          <w:p w14:paraId="4E4C2501" w14:textId="77777777" w:rsidR="00D04DB3" w:rsidRDefault="00D04DB3" w:rsidP="00514982">
            <w:pPr>
              <w:rPr>
                <w:ins w:id="49" w:author="Author" w:date="2026-05-17T15:04:00Z" w16du:dateUtc="2026-05-17T14:04:00Z"/>
                <w:lang w:val="en-US"/>
              </w:rPr>
            </w:pPr>
          </w:p>
        </w:tc>
        <w:tc>
          <w:tcPr>
            <w:tcW w:w="1781" w:type="dxa"/>
          </w:tcPr>
          <w:p w14:paraId="5A3477B8" w14:textId="77777777" w:rsidR="00D04DB3" w:rsidRDefault="00D04DB3" w:rsidP="00514982">
            <w:pPr>
              <w:rPr>
                <w:ins w:id="50" w:author="Author" w:date="2026-05-17T15:04:00Z" w16du:dateUtc="2026-05-17T14:04:00Z"/>
                <w:lang w:val="en-US"/>
              </w:rPr>
            </w:pPr>
          </w:p>
        </w:tc>
        <w:tc>
          <w:tcPr>
            <w:tcW w:w="1781" w:type="dxa"/>
          </w:tcPr>
          <w:p w14:paraId="29E1BE50" w14:textId="77777777" w:rsidR="00D04DB3" w:rsidRDefault="00D04DB3" w:rsidP="00514982">
            <w:pPr>
              <w:rPr>
                <w:ins w:id="51" w:author="Author" w:date="2026-05-17T15:04:00Z" w16du:dateUtc="2026-05-17T14:04:00Z"/>
                <w:lang w:val="en-US"/>
              </w:rPr>
            </w:pPr>
          </w:p>
        </w:tc>
      </w:tr>
    </w:tbl>
    <w:p w14:paraId="467219F4" w14:textId="77777777" w:rsidR="00D04DB3" w:rsidRDefault="00D04DB3" w:rsidP="0030289F">
      <w:pPr>
        <w:ind w:left="360"/>
        <w:rPr>
          <w:ins w:id="52" w:author="Author" w:date="2026-05-17T15:04:00Z" w16du:dateUtc="2026-05-17T14:04:00Z"/>
          <w:lang w:val="en-US"/>
        </w:rPr>
      </w:pPr>
    </w:p>
    <w:p w14:paraId="5D613608" w14:textId="10CF2B1D" w:rsidR="00D04DB3" w:rsidRDefault="00D04DB3" w:rsidP="0030289F">
      <w:pPr>
        <w:ind w:left="360"/>
        <w:rPr>
          <w:ins w:id="53" w:author="Author" w:date="2026-05-17T14:58:00Z" w16du:dateUtc="2026-05-17T13:58:00Z"/>
          <w:lang w:val="en-US"/>
        </w:rPr>
      </w:pPr>
      <w:ins w:id="54" w:author="Author" w:date="2026-05-17T15:04:00Z" w16du:dateUtc="2026-05-17T14:04:00Z">
        <w:r>
          <w:rPr>
            <w:lang w:val="en-US"/>
          </w:rPr>
          <w:t>Emission factor uncertainty:</w:t>
        </w:r>
      </w:ins>
    </w:p>
    <w:tbl>
      <w:tblPr>
        <w:tblStyle w:val="TableGrid"/>
        <w:tblW w:w="0" w:type="auto"/>
        <w:tblInd w:w="360" w:type="dxa"/>
        <w:tblLook w:val="04A0" w:firstRow="1" w:lastRow="0" w:firstColumn="1" w:lastColumn="0" w:noHBand="0" w:noVBand="1"/>
        <w:tblPrChange w:id="55" w:author="Author" w:date="2026-05-17T15:03:00Z" w16du:dateUtc="2026-05-17T14:03:00Z">
          <w:tblPr>
            <w:tblStyle w:val="TableGrid"/>
            <w:tblW w:w="0" w:type="auto"/>
            <w:tblInd w:w="360" w:type="dxa"/>
            <w:tblLook w:val="04A0" w:firstRow="1" w:lastRow="0" w:firstColumn="1" w:lastColumn="0" w:noHBand="0" w:noVBand="1"/>
          </w:tblPr>
        </w:tblPrChange>
      </w:tblPr>
      <w:tblGrid>
        <w:gridCol w:w="1826"/>
        <w:gridCol w:w="1779"/>
        <w:gridCol w:w="1780"/>
        <w:gridCol w:w="1781"/>
        <w:gridCol w:w="1781"/>
        <w:tblGridChange w:id="56">
          <w:tblGrid>
            <w:gridCol w:w="1826"/>
            <w:gridCol w:w="1779"/>
            <w:gridCol w:w="1780"/>
            <w:gridCol w:w="1781"/>
            <w:gridCol w:w="1781"/>
          </w:tblGrid>
        </w:tblGridChange>
      </w:tblGrid>
      <w:tr w:rsidR="00D04DB3" w14:paraId="65FA988D" w14:textId="77777777" w:rsidTr="00D04DB3">
        <w:trPr>
          <w:ins w:id="57" w:author="Author" w:date="2026-05-17T15:02:00Z" w16du:dateUtc="2026-05-17T14:02:00Z"/>
        </w:trPr>
        <w:tc>
          <w:tcPr>
            <w:tcW w:w="1826" w:type="dxa"/>
            <w:tcPrChange w:id="58" w:author="Author" w:date="2026-05-17T15:03:00Z" w16du:dateUtc="2026-05-17T14:03:00Z">
              <w:tcPr>
                <w:tcW w:w="1861" w:type="dxa"/>
              </w:tcPr>
            </w:tcPrChange>
          </w:tcPr>
          <w:p w14:paraId="21D7363C" w14:textId="3F217543" w:rsidR="00D04DB3" w:rsidRDefault="00D04DB3" w:rsidP="0030289F">
            <w:pPr>
              <w:rPr>
                <w:ins w:id="59" w:author="Author" w:date="2026-05-17T15:02:00Z" w16du:dateUtc="2026-05-17T14:02:00Z"/>
                <w:lang w:val="en-US"/>
              </w:rPr>
            </w:pPr>
            <w:ins w:id="60" w:author="Author" w:date="2026-05-17T15:03:00Z" w16du:dateUtc="2026-05-17T14:03:00Z">
              <w:r>
                <w:rPr>
                  <w:lang w:val="en-US"/>
                </w:rPr>
                <w:t>Reporting category</w:t>
              </w:r>
            </w:ins>
          </w:p>
        </w:tc>
        <w:tc>
          <w:tcPr>
            <w:tcW w:w="1779" w:type="dxa"/>
            <w:tcPrChange w:id="61" w:author="Author" w:date="2026-05-17T15:03:00Z" w16du:dateUtc="2026-05-17T14:03:00Z">
              <w:tcPr>
                <w:tcW w:w="1861" w:type="dxa"/>
              </w:tcPr>
            </w:tcPrChange>
          </w:tcPr>
          <w:p w14:paraId="5848708A" w14:textId="513AAF9A" w:rsidR="00D04DB3" w:rsidRDefault="00D04DB3" w:rsidP="0030289F">
            <w:pPr>
              <w:rPr>
                <w:ins w:id="62" w:author="Author" w:date="2026-05-17T15:02:00Z" w16du:dateUtc="2026-05-17T14:02:00Z"/>
                <w:lang w:val="en-US"/>
              </w:rPr>
            </w:pPr>
            <w:ins w:id="63" w:author="Author" w:date="2026-05-17T15:03:00Z" w16du:dateUtc="2026-05-17T14:03:00Z">
              <w:r>
                <w:rPr>
                  <w:lang w:val="en-US"/>
                </w:rPr>
                <w:t>Simulated mean</w:t>
              </w:r>
            </w:ins>
          </w:p>
        </w:tc>
        <w:tc>
          <w:tcPr>
            <w:tcW w:w="1780" w:type="dxa"/>
            <w:tcPrChange w:id="64" w:author="Author" w:date="2026-05-17T15:03:00Z" w16du:dateUtc="2026-05-17T14:03:00Z">
              <w:tcPr>
                <w:tcW w:w="1861" w:type="dxa"/>
              </w:tcPr>
            </w:tcPrChange>
          </w:tcPr>
          <w:p w14:paraId="6E1248AE" w14:textId="079B5C75" w:rsidR="00D04DB3" w:rsidRDefault="00D04DB3" w:rsidP="0030289F">
            <w:pPr>
              <w:rPr>
                <w:ins w:id="65" w:author="Author" w:date="2026-05-17T15:02:00Z" w16du:dateUtc="2026-05-17T14:02:00Z"/>
                <w:lang w:val="en-US"/>
              </w:rPr>
            </w:pPr>
            <w:ins w:id="66" w:author="Author" w:date="2026-05-17T15:03:00Z" w16du:dateUtc="2026-05-17T14:03:00Z">
              <w:r>
                <w:rPr>
                  <w:lang w:val="en-US"/>
                </w:rPr>
                <w:t>Lower CI</w:t>
              </w:r>
            </w:ins>
          </w:p>
        </w:tc>
        <w:tc>
          <w:tcPr>
            <w:tcW w:w="1781" w:type="dxa"/>
            <w:tcPrChange w:id="67" w:author="Author" w:date="2026-05-17T15:03:00Z" w16du:dateUtc="2026-05-17T14:03:00Z">
              <w:tcPr>
                <w:tcW w:w="1862" w:type="dxa"/>
              </w:tcPr>
            </w:tcPrChange>
          </w:tcPr>
          <w:p w14:paraId="4E7B204A" w14:textId="095D225C" w:rsidR="00D04DB3" w:rsidRDefault="00D04DB3" w:rsidP="0030289F">
            <w:pPr>
              <w:rPr>
                <w:ins w:id="68" w:author="Author" w:date="2026-05-17T15:02:00Z" w16du:dateUtc="2026-05-17T14:02:00Z"/>
                <w:lang w:val="en-US"/>
              </w:rPr>
            </w:pPr>
            <w:ins w:id="69" w:author="Author" w:date="2026-05-17T15:03:00Z" w16du:dateUtc="2026-05-17T14:03:00Z">
              <w:r>
                <w:rPr>
                  <w:lang w:val="en-US"/>
                </w:rPr>
                <w:t>Upper CI</w:t>
              </w:r>
            </w:ins>
          </w:p>
        </w:tc>
        <w:tc>
          <w:tcPr>
            <w:tcW w:w="1781" w:type="dxa"/>
            <w:tcPrChange w:id="70" w:author="Author" w:date="2026-05-17T15:03:00Z" w16du:dateUtc="2026-05-17T14:03:00Z">
              <w:tcPr>
                <w:tcW w:w="1862" w:type="dxa"/>
              </w:tcPr>
            </w:tcPrChange>
          </w:tcPr>
          <w:p w14:paraId="64929212" w14:textId="726D2244" w:rsidR="00D04DB3" w:rsidRDefault="00D04DB3" w:rsidP="0030289F">
            <w:pPr>
              <w:rPr>
                <w:ins w:id="71" w:author="Author" w:date="2026-05-17T15:02:00Z" w16du:dateUtc="2026-05-17T14:02:00Z"/>
                <w:lang w:val="en-US"/>
              </w:rPr>
            </w:pPr>
            <w:ins w:id="72" w:author="Author" w:date="2026-05-17T15:03:00Z" w16du:dateUtc="2026-05-17T14:03:00Z">
              <w:r>
                <w:rPr>
                  <w:lang w:val="en-US"/>
                </w:rPr>
                <w:t>MoE</w:t>
              </w:r>
            </w:ins>
            <w:ins w:id="73" w:author="Author" w:date="2026-05-17T15:04:00Z" w16du:dateUtc="2026-05-17T14:04:00Z">
              <w:r>
                <w:rPr>
                  <w:lang w:val="en-US"/>
                </w:rPr>
                <w:t>_pct</w:t>
              </w:r>
            </w:ins>
          </w:p>
        </w:tc>
      </w:tr>
      <w:tr w:rsidR="00D04DB3" w14:paraId="078295F6" w14:textId="77777777" w:rsidTr="00D04DB3">
        <w:trPr>
          <w:ins w:id="74" w:author="Author" w:date="2026-05-17T15:02:00Z" w16du:dateUtc="2026-05-17T14:02:00Z"/>
        </w:trPr>
        <w:tc>
          <w:tcPr>
            <w:tcW w:w="1826" w:type="dxa"/>
            <w:tcPrChange w:id="75" w:author="Author" w:date="2026-05-17T15:03:00Z" w16du:dateUtc="2026-05-17T14:03:00Z">
              <w:tcPr>
                <w:tcW w:w="1861" w:type="dxa"/>
              </w:tcPr>
            </w:tcPrChange>
          </w:tcPr>
          <w:p w14:paraId="59BB3529" w14:textId="21071CF1" w:rsidR="00D04DB3" w:rsidRDefault="00D04DB3" w:rsidP="0030289F">
            <w:pPr>
              <w:rPr>
                <w:ins w:id="76" w:author="Author" w:date="2026-05-17T15:02:00Z" w16du:dateUtc="2026-05-17T14:02:00Z"/>
                <w:lang w:val="en-US"/>
              </w:rPr>
            </w:pPr>
            <w:ins w:id="77" w:author="Author" w:date="2026-05-17T15:03:00Z" w16du:dateUtc="2026-05-17T14:03:00Z">
              <w:r>
                <w:rPr>
                  <w:lang w:val="en-US"/>
                </w:rPr>
                <w:t>Enteric</w:t>
              </w:r>
            </w:ins>
          </w:p>
        </w:tc>
        <w:tc>
          <w:tcPr>
            <w:tcW w:w="1779" w:type="dxa"/>
            <w:tcPrChange w:id="78" w:author="Author" w:date="2026-05-17T15:03:00Z" w16du:dateUtc="2026-05-17T14:03:00Z">
              <w:tcPr>
                <w:tcW w:w="1861" w:type="dxa"/>
              </w:tcPr>
            </w:tcPrChange>
          </w:tcPr>
          <w:p w14:paraId="7DF33ADC" w14:textId="77777777" w:rsidR="00D04DB3" w:rsidRDefault="00D04DB3" w:rsidP="0030289F">
            <w:pPr>
              <w:rPr>
                <w:ins w:id="79" w:author="Author" w:date="2026-05-17T15:02:00Z" w16du:dateUtc="2026-05-17T14:02:00Z"/>
                <w:lang w:val="en-US"/>
              </w:rPr>
            </w:pPr>
          </w:p>
        </w:tc>
        <w:tc>
          <w:tcPr>
            <w:tcW w:w="1780" w:type="dxa"/>
            <w:tcPrChange w:id="80" w:author="Author" w:date="2026-05-17T15:03:00Z" w16du:dateUtc="2026-05-17T14:03:00Z">
              <w:tcPr>
                <w:tcW w:w="1861" w:type="dxa"/>
              </w:tcPr>
            </w:tcPrChange>
          </w:tcPr>
          <w:p w14:paraId="7726095F" w14:textId="77777777" w:rsidR="00D04DB3" w:rsidRDefault="00D04DB3" w:rsidP="0030289F">
            <w:pPr>
              <w:rPr>
                <w:ins w:id="81" w:author="Author" w:date="2026-05-17T15:02:00Z" w16du:dateUtc="2026-05-17T14:02:00Z"/>
                <w:lang w:val="en-US"/>
              </w:rPr>
            </w:pPr>
          </w:p>
        </w:tc>
        <w:tc>
          <w:tcPr>
            <w:tcW w:w="1781" w:type="dxa"/>
            <w:tcPrChange w:id="82" w:author="Author" w:date="2026-05-17T15:03:00Z" w16du:dateUtc="2026-05-17T14:03:00Z">
              <w:tcPr>
                <w:tcW w:w="1862" w:type="dxa"/>
              </w:tcPr>
            </w:tcPrChange>
          </w:tcPr>
          <w:p w14:paraId="094280AB" w14:textId="77777777" w:rsidR="00D04DB3" w:rsidRDefault="00D04DB3" w:rsidP="0030289F">
            <w:pPr>
              <w:rPr>
                <w:ins w:id="83" w:author="Author" w:date="2026-05-17T15:02:00Z" w16du:dateUtc="2026-05-17T14:02:00Z"/>
                <w:lang w:val="en-US"/>
              </w:rPr>
            </w:pPr>
          </w:p>
        </w:tc>
        <w:tc>
          <w:tcPr>
            <w:tcW w:w="1781" w:type="dxa"/>
            <w:tcPrChange w:id="84" w:author="Author" w:date="2026-05-17T15:03:00Z" w16du:dateUtc="2026-05-17T14:03:00Z">
              <w:tcPr>
                <w:tcW w:w="1862" w:type="dxa"/>
              </w:tcPr>
            </w:tcPrChange>
          </w:tcPr>
          <w:p w14:paraId="574EDD09" w14:textId="77777777" w:rsidR="00D04DB3" w:rsidRDefault="00D04DB3" w:rsidP="0030289F">
            <w:pPr>
              <w:rPr>
                <w:ins w:id="85" w:author="Author" w:date="2026-05-17T15:02:00Z" w16du:dateUtc="2026-05-17T14:02:00Z"/>
                <w:lang w:val="en-US"/>
              </w:rPr>
            </w:pPr>
          </w:p>
        </w:tc>
      </w:tr>
      <w:tr w:rsidR="00D04DB3" w14:paraId="15EADC45" w14:textId="77777777" w:rsidTr="00D04DB3">
        <w:trPr>
          <w:ins w:id="86" w:author="Author" w:date="2026-05-17T15:02:00Z" w16du:dateUtc="2026-05-17T14:02:00Z"/>
        </w:trPr>
        <w:tc>
          <w:tcPr>
            <w:tcW w:w="1826" w:type="dxa"/>
            <w:tcPrChange w:id="87" w:author="Author" w:date="2026-05-17T15:03:00Z" w16du:dateUtc="2026-05-17T14:03:00Z">
              <w:tcPr>
                <w:tcW w:w="1861" w:type="dxa"/>
              </w:tcPr>
            </w:tcPrChange>
          </w:tcPr>
          <w:p w14:paraId="37BFC33A" w14:textId="08AD08DD" w:rsidR="00D04DB3" w:rsidRDefault="00D04DB3" w:rsidP="0030289F">
            <w:pPr>
              <w:rPr>
                <w:ins w:id="88" w:author="Author" w:date="2026-05-17T15:02:00Z" w16du:dateUtc="2026-05-17T14:02:00Z"/>
                <w:lang w:val="en-US"/>
              </w:rPr>
            </w:pPr>
            <w:ins w:id="89" w:author="Author" w:date="2026-05-17T15:03:00Z" w16du:dateUtc="2026-05-17T14:03:00Z">
              <w:r>
                <w:rPr>
                  <w:lang w:val="en-US"/>
                </w:rPr>
                <w:t>Manure CH4</w:t>
              </w:r>
            </w:ins>
          </w:p>
        </w:tc>
        <w:tc>
          <w:tcPr>
            <w:tcW w:w="1779" w:type="dxa"/>
            <w:tcPrChange w:id="90" w:author="Author" w:date="2026-05-17T15:03:00Z" w16du:dateUtc="2026-05-17T14:03:00Z">
              <w:tcPr>
                <w:tcW w:w="1861" w:type="dxa"/>
              </w:tcPr>
            </w:tcPrChange>
          </w:tcPr>
          <w:p w14:paraId="52B15F23" w14:textId="77777777" w:rsidR="00D04DB3" w:rsidRDefault="00D04DB3" w:rsidP="0030289F">
            <w:pPr>
              <w:rPr>
                <w:ins w:id="91" w:author="Author" w:date="2026-05-17T15:02:00Z" w16du:dateUtc="2026-05-17T14:02:00Z"/>
                <w:lang w:val="en-US"/>
              </w:rPr>
            </w:pPr>
          </w:p>
        </w:tc>
        <w:tc>
          <w:tcPr>
            <w:tcW w:w="1780" w:type="dxa"/>
            <w:tcPrChange w:id="92" w:author="Author" w:date="2026-05-17T15:03:00Z" w16du:dateUtc="2026-05-17T14:03:00Z">
              <w:tcPr>
                <w:tcW w:w="1861" w:type="dxa"/>
              </w:tcPr>
            </w:tcPrChange>
          </w:tcPr>
          <w:p w14:paraId="799B9E19" w14:textId="77777777" w:rsidR="00D04DB3" w:rsidRDefault="00D04DB3" w:rsidP="0030289F">
            <w:pPr>
              <w:rPr>
                <w:ins w:id="93" w:author="Author" w:date="2026-05-17T15:02:00Z" w16du:dateUtc="2026-05-17T14:02:00Z"/>
                <w:lang w:val="en-US"/>
              </w:rPr>
            </w:pPr>
          </w:p>
        </w:tc>
        <w:tc>
          <w:tcPr>
            <w:tcW w:w="1781" w:type="dxa"/>
            <w:tcPrChange w:id="94" w:author="Author" w:date="2026-05-17T15:03:00Z" w16du:dateUtc="2026-05-17T14:03:00Z">
              <w:tcPr>
                <w:tcW w:w="1862" w:type="dxa"/>
              </w:tcPr>
            </w:tcPrChange>
          </w:tcPr>
          <w:p w14:paraId="620D23DC" w14:textId="77777777" w:rsidR="00D04DB3" w:rsidRDefault="00D04DB3" w:rsidP="0030289F">
            <w:pPr>
              <w:rPr>
                <w:ins w:id="95" w:author="Author" w:date="2026-05-17T15:02:00Z" w16du:dateUtc="2026-05-17T14:02:00Z"/>
                <w:lang w:val="en-US"/>
              </w:rPr>
            </w:pPr>
          </w:p>
        </w:tc>
        <w:tc>
          <w:tcPr>
            <w:tcW w:w="1781" w:type="dxa"/>
            <w:tcPrChange w:id="96" w:author="Author" w:date="2026-05-17T15:03:00Z" w16du:dateUtc="2026-05-17T14:03:00Z">
              <w:tcPr>
                <w:tcW w:w="1862" w:type="dxa"/>
              </w:tcPr>
            </w:tcPrChange>
          </w:tcPr>
          <w:p w14:paraId="2D2595A6" w14:textId="77777777" w:rsidR="00D04DB3" w:rsidRDefault="00D04DB3" w:rsidP="0030289F">
            <w:pPr>
              <w:rPr>
                <w:ins w:id="97" w:author="Author" w:date="2026-05-17T15:02:00Z" w16du:dateUtc="2026-05-17T14:02:00Z"/>
                <w:lang w:val="en-US"/>
              </w:rPr>
            </w:pPr>
          </w:p>
        </w:tc>
      </w:tr>
      <w:tr w:rsidR="00D04DB3" w14:paraId="2E40C12D" w14:textId="77777777" w:rsidTr="00D04DB3">
        <w:trPr>
          <w:ins w:id="98" w:author="Author" w:date="2026-05-17T15:02:00Z" w16du:dateUtc="2026-05-17T14:02:00Z"/>
        </w:trPr>
        <w:tc>
          <w:tcPr>
            <w:tcW w:w="1826" w:type="dxa"/>
            <w:tcPrChange w:id="99" w:author="Author" w:date="2026-05-17T15:03:00Z" w16du:dateUtc="2026-05-17T14:03:00Z">
              <w:tcPr>
                <w:tcW w:w="1861" w:type="dxa"/>
              </w:tcPr>
            </w:tcPrChange>
          </w:tcPr>
          <w:p w14:paraId="6E110A2C" w14:textId="64FFF5CE" w:rsidR="00D04DB3" w:rsidRDefault="00D04DB3" w:rsidP="0030289F">
            <w:pPr>
              <w:rPr>
                <w:ins w:id="100" w:author="Author" w:date="2026-05-17T15:02:00Z" w16du:dateUtc="2026-05-17T14:02:00Z"/>
                <w:lang w:val="en-US"/>
              </w:rPr>
            </w:pPr>
            <w:ins w:id="101" w:author="Author" w:date="2026-05-17T15:03:00Z" w16du:dateUtc="2026-05-17T14:03:00Z">
              <w:r>
                <w:rPr>
                  <w:lang w:val="en-US"/>
                </w:rPr>
                <w:t>Manure direct N2O</w:t>
              </w:r>
            </w:ins>
          </w:p>
        </w:tc>
        <w:tc>
          <w:tcPr>
            <w:tcW w:w="1779" w:type="dxa"/>
            <w:tcPrChange w:id="102" w:author="Author" w:date="2026-05-17T15:03:00Z" w16du:dateUtc="2026-05-17T14:03:00Z">
              <w:tcPr>
                <w:tcW w:w="1861" w:type="dxa"/>
              </w:tcPr>
            </w:tcPrChange>
          </w:tcPr>
          <w:p w14:paraId="1EC02249" w14:textId="77777777" w:rsidR="00D04DB3" w:rsidRDefault="00D04DB3" w:rsidP="0030289F">
            <w:pPr>
              <w:rPr>
                <w:ins w:id="103" w:author="Author" w:date="2026-05-17T15:02:00Z" w16du:dateUtc="2026-05-17T14:02:00Z"/>
                <w:lang w:val="en-US"/>
              </w:rPr>
            </w:pPr>
          </w:p>
        </w:tc>
        <w:tc>
          <w:tcPr>
            <w:tcW w:w="1780" w:type="dxa"/>
            <w:tcPrChange w:id="104" w:author="Author" w:date="2026-05-17T15:03:00Z" w16du:dateUtc="2026-05-17T14:03:00Z">
              <w:tcPr>
                <w:tcW w:w="1861" w:type="dxa"/>
              </w:tcPr>
            </w:tcPrChange>
          </w:tcPr>
          <w:p w14:paraId="4BF01E5D" w14:textId="77777777" w:rsidR="00D04DB3" w:rsidRDefault="00D04DB3" w:rsidP="0030289F">
            <w:pPr>
              <w:rPr>
                <w:ins w:id="105" w:author="Author" w:date="2026-05-17T15:02:00Z" w16du:dateUtc="2026-05-17T14:02:00Z"/>
                <w:lang w:val="en-US"/>
              </w:rPr>
            </w:pPr>
          </w:p>
        </w:tc>
        <w:tc>
          <w:tcPr>
            <w:tcW w:w="1781" w:type="dxa"/>
            <w:tcPrChange w:id="106" w:author="Author" w:date="2026-05-17T15:03:00Z" w16du:dateUtc="2026-05-17T14:03:00Z">
              <w:tcPr>
                <w:tcW w:w="1862" w:type="dxa"/>
              </w:tcPr>
            </w:tcPrChange>
          </w:tcPr>
          <w:p w14:paraId="55C9B970" w14:textId="77777777" w:rsidR="00D04DB3" w:rsidRDefault="00D04DB3" w:rsidP="0030289F">
            <w:pPr>
              <w:rPr>
                <w:ins w:id="107" w:author="Author" w:date="2026-05-17T15:02:00Z" w16du:dateUtc="2026-05-17T14:02:00Z"/>
                <w:lang w:val="en-US"/>
              </w:rPr>
            </w:pPr>
          </w:p>
        </w:tc>
        <w:tc>
          <w:tcPr>
            <w:tcW w:w="1781" w:type="dxa"/>
            <w:tcPrChange w:id="108" w:author="Author" w:date="2026-05-17T15:03:00Z" w16du:dateUtc="2026-05-17T14:03:00Z">
              <w:tcPr>
                <w:tcW w:w="1862" w:type="dxa"/>
              </w:tcPr>
            </w:tcPrChange>
          </w:tcPr>
          <w:p w14:paraId="36DBEDDB" w14:textId="77777777" w:rsidR="00D04DB3" w:rsidRDefault="00D04DB3" w:rsidP="0030289F">
            <w:pPr>
              <w:rPr>
                <w:ins w:id="109" w:author="Author" w:date="2026-05-17T15:02:00Z" w16du:dateUtc="2026-05-17T14:02:00Z"/>
                <w:lang w:val="en-US"/>
              </w:rPr>
            </w:pPr>
          </w:p>
        </w:tc>
      </w:tr>
      <w:tr w:rsidR="00D04DB3" w14:paraId="6813C458" w14:textId="77777777" w:rsidTr="00D04DB3">
        <w:trPr>
          <w:ins w:id="110" w:author="Author" w:date="2026-05-17T15:03:00Z" w16du:dateUtc="2026-05-17T14:03:00Z"/>
        </w:trPr>
        <w:tc>
          <w:tcPr>
            <w:tcW w:w="1826" w:type="dxa"/>
            <w:tcPrChange w:id="111" w:author="Author" w:date="2026-05-17T15:03:00Z" w16du:dateUtc="2026-05-17T14:03:00Z">
              <w:tcPr>
                <w:tcW w:w="1861" w:type="dxa"/>
              </w:tcPr>
            </w:tcPrChange>
          </w:tcPr>
          <w:p w14:paraId="68385C20" w14:textId="528946AA" w:rsidR="00D04DB3" w:rsidRDefault="00D04DB3" w:rsidP="0030289F">
            <w:pPr>
              <w:rPr>
                <w:ins w:id="112" w:author="Author" w:date="2026-05-17T15:03:00Z" w16du:dateUtc="2026-05-17T14:03:00Z"/>
                <w:lang w:val="en-US"/>
              </w:rPr>
            </w:pPr>
            <w:ins w:id="113" w:author="Author" w:date="2026-05-17T15:03:00Z" w16du:dateUtc="2026-05-17T14:03:00Z">
              <w:r>
                <w:rPr>
                  <w:lang w:val="en-US"/>
                </w:rPr>
                <w:t xml:space="preserve">Manure </w:t>
              </w:r>
              <w:r>
                <w:rPr>
                  <w:lang w:val="en-US"/>
                </w:rPr>
                <w:t>in</w:t>
              </w:r>
              <w:r>
                <w:rPr>
                  <w:lang w:val="en-US"/>
                </w:rPr>
                <w:t>direct N2O</w:t>
              </w:r>
            </w:ins>
          </w:p>
        </w:tc>
        <w:tc>
          <w:tcPr>
            <w:tcW w:w="1779" w:type="dxa"/>
            <w:tcPrChange w:id="114" w:author="Author" w:date="2026-05-17T15:03:00Z" w16du:dateUtc="2026-05-17T14:03:00Z">
              <w:tcPr>
                <w:tcW w:w="1861" w:type="dxa"/>
              </w:tcPr>
            </w:tcPrChange>
          </w:tcPr>
          <w:p w14:paraId="553328EA" w14:textId="77777777" w:rsidR="00D04DB3" w:rsidRDefault="00D04DB3" w:rsidP="0030289F">
            <w:pPr>
              <w:rPr>
                <w:ins w:id="115" w:author="Author" w:date="2026-05-17T15:03:00Z" w16du:dateUtc="2026-05-17T14:03:00Z"/>
                <w:lang w:val="en-US"/>
              </w:rPr>
            </w:pPr>
          </w:p>
        </w:tc>
        <w:tc>
          <w:tcPr>
            <w:tcW w:w="1780" w:type="dxa"/>
            <w:tcPrChange w:id="116" w:author="Author" w:date="2026-05-17T15:03:00Z" w16du:dateUtc="2026-05-17T14:03:00Z">
              <w:tcPr>
                <w:tcW w:w="1861" w:type="dxa"/>
              </w:tcPr>
            </w:tcPrChange>
          </w:tcPr>
          <w:p w14:paraId="26B58B6D" w14:textId="77777777" w:rsidR="00D04DB3" w:rsidRDefault="00D04DB3" w:rsidP="0030289F">
            <w:pPr>
              <w:rPr>
                <w:ins w:id="117" w:author="Author" w:date="2026-05-17T15:03:00Z" w16du:dateUtc="2026-05-17T14:03:00Z"/>
                <w:lang w:val="en-US"/>
              </w:rPr>
            </w:pPr>
          </w:p>
        </w:tc>
        <w:tc>
          <w:tcPr>
            <w:tcW w:w="1781" w:type="dxa"/>
            <w:tcPrChange w:id="118" w:author="Author" w:date="2026-05-17T15:03:00Z" w16du:dateUtc="2026-05-17T14:03:00Z">
              <w:tcPr>
                <w:tcW w:w="1862" w:type="dxa"/>
              </w:tcPr>
            </w:tcPrChange>
          </w:tcPr>
          <w:p w14:paraId="1DB29616" w14:textId="77777777" w:rsidR="00D04DB3" w:rsidRDefault="00D04DB3" w:rsidP="0030289F">
            <w:pPr>
              <w:rPr>
                <w:ins w:id="119" w:author="Author" w:date="2026-05-17T15:03:00Z" w16du:dateUtc="2026-05-17T14:03:00Z"/>
                <w:lang w:val="en-US"/>
              </w:rPr>
            </w:pPr>
          </w:p>
        </w:tc>
        <w:tc>
          <w:tcPr>
            <w:tcW w:w="1781" w:type="dxa"/>
            <w:tcPrChange w:id="120" w:author="Author" w:date="2026-05-17T15:03:00Z" w16du:dateUtc="2026-05-17T14:03:00Z">
              <w:tcPr>
                <w:tcW w:w="1862" w:type="dxa"/>
              </w:tcPr>
            </w:tcPrChange>
          </w:tcPr>
          <w:p w14:paraId="67349A63" w14:textId="77777777" w:rsidR="00D04DB3" w:rsidRDefault="00D04DB3" w:rsidP="0030289F">
            <w:pPr>
              <w:rPr>
                <w:ins w:id="121" w:author="Author" w:date="2026-05-17T15:03:00Z" w16du:dateUtc="2026-05-17T14:03:00Z"/>
                <w:lang w:val="en-US"/>
              </w:rPr>
            </w:pPr>
          </w:p>
        </w:tc>
      </w:tr>
      <w:tr w:rsidR="00D04DB3" w14:paraId="62CFCF9B" w14:textId="77777777" w:rsidTr="00D04DB3">
        <w:trPr>
          <w:ins w:id="122" w:author="Author" w:date="2026-05-17T15:03:00Z" w16du:dateUtc="2026-05-17T14:03:00Z"/>
        </w:trPr>
        <w:tc>
          <w:tcPr>
            <w:tcW w:w="1826" w:type="dxa"/>
          </w:tcPr>
          <w:p w14:paraId="3583D9D6" w14:textId="4F2E10A3" w:rsidR="00D04DB3" w:rsidRDefault="00D04DB3" w:rsidP="0030289F">
            <w:pPr>
              <w:rPr>
                <w:ins w:id="123" w:author="Author" w:date="2026-05-17T15:03:00Z" w16du:dateUtc="2026-05-17T14:03:00Z"/>
                <w:lang w:val="en-US"/>
              </w:rPr>
            </w:pPr>
            <w:ins w:id="124" w:author="Author" w:date="2026-05-17T15:03:00Z" w16du:dateUtc="2026-05-17T14:03:00Z">
              <w:r>
                <w:rPr>
                  <w:lang w:val="en-US"/>
                </w:rPr>
                <w:t>past</w:t>
              </w:r>
              <w:r>
                <w:rPr>
                  <w:lang w:val="en-US"/>
                </w:rPr>
                <w:t>ure direct N2O</w:t>
              </w:r>
            </w:ins>
          </w:p>
        </w:tc>
        <w:tc>
          <w:tcPr>
            <w:tcW w:w="1779" w:type="dxa"/>
          </w:tcPr>
          <w:p w14:paraId="1E48AC21" w14:textId="77777777" w:rsidR="00D04DB3" w:rsidRDefault="00D04DB3" w:rsidP="0030289F">
            <w:pPr>
              <w:rPr>
                <w:ins w:id="125" w:author="Author" w:date="2026-05-17T15:03:00Z" w16du:dateUtc="2026-05-17T14:03:00Z"/>
                <w:lang w:val="en-US"/>
              </w:rPr>
            </w:pPr>
          </w:p>
        </w:tc>
        <w:tc>
          <w:tcPr>
            <w:tcW w:w="1780" w:type="dxa"/>
          </w:tcPr>
          <w:p w14:paraId="6500291B" w14:textId="77777777" w:rsidR="00D04DB3" w:rsidRDefault="00D04DB3" w:rsidP="0030289F">
            <w:pPr>
              <w:rPr>
                <w:ins w:id="126" w:author="Author" w:date="2026-05-17T15:03:00Z" w16du:dateUtc="2026-05-17T14:03:00Z"/>
                <w:lang w:val="en-US"/>
              </w:rPr>
            </w:pPr>
          </w:p>
        </w:tc>
        <w:tc>
          <w:tcPr>
            <w:tcW w:w="1781" w:type="dxa"/>
          </w:tcPr>
          <w:p w14:paraId="5235D6B6" w14:textId="77777777" w:rsidR="00D04DB3" w:rsidRDefault="00D04DB3" w:rsidP="0030289F">
            <w:pPr>
              <w:rPr>
                <w:ins w:id="127" w:author="Author" w:date="2026-05-17T15:03:00Z" w16du:dateUtc="2026-05-17T14:03:00Z"/>
                <w:lang w:val="en-US"/>
              </w:rPr>
            </w:pPr>
          </w:p>
        </w:tc>
        <w:tc>
          <w:tcPr>
            <w:tcW w:w="1781" w:type="dxa"/>
          </w:tcPr>
          <w:p w14:paraId="767ADF27" w14:textId="77777777" w:rsidR="00D04DB3" w:rsidRDefault="00D04DB3" w:rsidP="0030289F">
            <w:pPr>
              <w:rPr>
                <w:ins w:id="128" w:author="Author" w:date="2026-05-17T15:03:00Z" w16du:dateUtc="2026-05-17T14:03:00Z"/>
                <w:lang w:val="en-US"/>
              </w:rPr>
            </w:pPr>
          </w:p>
        </w:tc>
      </w:tr>
      <w:tr w:rsidR="00D04DB3" w14:paraId="7D84EE82" w14:textId="77777777" w:rsidTr="00D04DB3">
        <w:trPr>
          <w:ins w:id="129" w:author="Author" w:date="2026-05-17T15:03:00Z" w16du:dateUtc="2026-05-17T14:03:00Z"/>
        </w:trPr>
        <w:tc>
          <w:tcPr>
            <w:tcW w:w="1826" w:type="dxa"/>
          </w:tcPr>
          <w:p w14:paraId="7C1DC33D" w14:textId="75AE2624" w:rsidR="00D04DB3" w:rsidRDefault="00D04DB3" w:rsidP="0030289F">
            <w:pPr>
              <w:rPr>
                <w:ins w:id="130" w:author="Author" w:date="2026-05-17T15:03:00Z" w16du:dateUtc="2026-05-17T14:03:00Z"/>
                <w:lang w:val="en-US"/>
              </w:rPr>
            </w:pPr>
            <w:ins w:id="131" w:author="Author" w:date="2026-05-17T15:03:00Z" w16du:dateUtc="2026-05-17T14:03:00Z">
              <w:r>
                <w:rPr>
                  <w:lang w:val="en-US"/>
                </w:rPr>
                <w:t>pasture</w:t>
              </w:r>
              <w:r>
                <w:rPr>
                  <w:lang w:val="en-US"/>
                </w:rPr>
                <w:t xml:space="preserve"> </w:t>
              </w:r>
              <w:r>
                <w:rPr>
                  <w:lang w:val="en-US"/>
                </w:rPr>
                <w:t>in</w:t>
              </w:r>
              <w:r>
                <w:rPr>
                  <w:lang w:val="en-US"/>
                </w:rPr>
                <w:t>direct N2O</w:t>
              </w:r>
            </w:ins>
          </w:p>
        </w:tc>
        <w:tc>
          <w:tcPr>
            <w:tcW w:w="1779" w:type="dxa"/>
          </w:tcPr>
          <w:p w14:paraId="1CD80303" w14:textId="77777777" w:rsidR="00D04DB3" w:rsidRDefault="00D04DB3" w:rsidP="0030289F">
            <w:pPr>
              <w:rPr>
                <w:ins w:id="132" w:author="Author" w:date="2026-05-17T15:03:00Z" w16du:dateUtc="2026-05-17T14:03:00Z"/>
                <w:lang w:val="en-US"/>
              </w:rPr>
            </w:pPr>
          </w:p>
        </w:tc>
        <w:tc>
          <w:tcPr>
            <w:tcW w:w="1780" w:type="dxa"/>
          </w:tcPr>
          <w:p w14:paraId="25F83A45" w14:textId="77777777" w:rsidR="00D04DB3" w:rsidRDefault="00D04DB3" w:rsidP="0030289F">
            <w:pPr>
              <w:rPr>
                <w:ins w:id="133" w:author="Author" w:date="2026-05-17T15:03:00Z" w16du:dateUtc="2026-05-17T14:03:00Z"/>
                <w:lang w:val="en-US"/>
              </w:rPr>
            </w:pPr>
          </w:p>
        </w:tc>
        <w:tc>
          <w:tcPr>
            <w:tcW w:w="1781" w:type="dxa"/>
          </w:tcPr>
          <w:p w14:paraId="3EE03B0A" w14:textId="77777777" w:rsidR="00D04DB3" w:rsidRDefault="00D04DB3" w:rsidP="0030289F">
            <w:pPr>
              <w:rPr>
                <w:ins w:id="134" w:author="Author" w:date="2026-05-17T15:03:00Z" w16du:dateUtc="2026-05-17T14:03:00Z"/>
                <w:lang w:val="en-US"/>
              </w:rPr>
            </w:pPr>
          </w:p>
        </w:tc>
        <w:tc>
          <w:tcPr>
            <w:tcW w:w="1781" w:type="dxa"/>
          </w:tcPr>
          <w:p w14:paraId="3B45BD88" w14:textId="77777777" w:rsidR="00D04DB3" w:rsidRDefault="00D04DB3" w:rsidP="0030289F">
            <w:pPr>
              <w:rPr>
                <w:ins w:id="135" w:author="Author" w:date="2026-05-17T15:03:00Z" w16du:dateUtc="2026-05-17T14:03:00Z"/>
                <w:lang w:val="en-US"/>
              </w:rPr>
            </w:pPr>
          </w:p>
        </w:tc>
      </w:tr>
    </w:tbl>
    <w:p w14:paraId="6DAAB2F3" w14:textId="77777777" w:rsidR="0030289F" w:rsidRPr="0030289F" w:rsidRDefault="0030289F" w:rsidP="0030289F">
      <w:pPr>
        <w:ind w:left="360"/>
        <w:rPr>
          <w:lang w:val="en-US"/>
        </w:rPr>
      </w:pPr>
    </w:p>
    <w:p w14:paraId="3A78D319" w14:textId="77777777" w:rsidR="0030289F" w:rsidRPr="0030289F" w:rsidRDefault="0030289F" w:rsidP="0030289F">
      <w:pPr>
        <w:ind w:left="360"/>
        <w:rPr>
          <w:lang w:val="en-US"/>
        </w:rPr>
      </w:pPr>
      <w:r w:rsidRPr="0030289F">
        <w:rPr>
          <w:b/>
          <w:lang w:val="en-US"/>
        </w:rPr>
        <w:t>1. What was run</w:t>
      </w:r>
    </w:p>
    <w:tbl>
      <w:tblPr>
        <w:tblW w:w="5000" w:type="pct"/>
        <w:tblLook w:val="0420" w:firstRow="1" w:lastRow="0" w:firstColumn="0" w:lastColumn="0" w:noHBand="0" w:noVBand="1"/>
      </w:tblPr>
      <w:tblGrid>
        <w:gridCol w:w="2496"/>
        <w:gridCol w:w="6811"/>
      </w:tblGrid>
      <w:tr w:rsidR="0030289F" w:rsidRPr="0030289F" w14:paraId="420A6D8B" w14:textId="77777777">
        <w:trPr>
          <w:tblHeader/>
        </w:trPr>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48473CEC" w14:textId="77777777" w:rsidR="0030289F" w:rsidRPr="0030289F" w:rsidRDefault="0030289F" w:rsidP="0030289F">
            <w:pPr>
              <w:ind w:left="360"/>
              <w:rPr>
                <w:b/>
                <w:lang w:val="en-US"/>
              </w:rPr>
            </w:pPr>
            <w:r w:rsidRPr="0030289F">
              <w:rPr>
                <w:b/>
                <w:lang w:val="en-US"/>
              </w:rPr>
              <w:t>Setting</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6FF91794" w14:textId="77777777" w:rsidR="0030289F" w:rsidRPr="0030289F" w:rsidRDefault="0030289F" w:rsidP="0030289F">
            <w:pPr>
              <w:ind w:left="360"/>
              <w:rPr>
                <w:b/>
                <w:lang w:val="en-US"/>
              </w:rPr>
            </w:pPr>
            <w:r w:rsidRPr="0030289F">
              <w:rPr>
                <w:b/>
                <w:lang w:val="en-US"/>
              </w:rPr>
              <w:t>Value</w:t>
            </w:r>
          </w:p>
        </w:tc>
      </w:tr>
      <w:tr w:rsidR="0030289F" w:rsidRPr="0030289F" w14:paraId="16F76820"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2519532D" w14:textId="77777777" w:rsidR="0030289F" w:rsidRPr="0030289F" w:rsidRDefault="0030289F" w:rsidP="0030289F">
            <w:pPr>
              <w:ind w:left="360"/>
              <w:rPr>
                <w:lang w:val="en-US"/>
              </w:rPr>
            </w:pPr>
            <w:r w:rsidRPr="0030289F">
              <w:rPr>
                <w:lang w:val="en-US"/>
              </w:rPr>
              <w:t>Iterations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5798AB7B" w14:textId="77777777" w:rsidR="0030289F" w:rsidRPr="0030289F" w:rsidRDefault="0030289F" w:rsidP="0030289F">
            <w:pPr>
              <w:ind w:left="360"/>
              <w:rPr>
                <w:lang w:val="en-US"/>
              </w:rPr>
            </w:pPr>
            <w:r w:rsidRPr="0030289F">
              <w:rPr>
                <w:lang w:val="en-US"/>
              </w:rPr>
              <w:t>25,000</w:t>
            </w:r>
          </w:p>
        </w:tc>
      </w:tr>
      <w:tr w:rsidR="0030289F" w:rsidRPr="0030289F" w14:paraId="47B772D7"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2C625052" w14:textId="77777777" w:rsidR="0030289F" w:rsidRPr="0030289F" w:rsidRDefault="0030289F" w:rsidP="0030289F">
            <w:pPr>
              <w:ind w:left="360"/>
              <w:rPr>
                <w:lang w:val="en-US"/>
              </w:rPr>
            </w:pPr>
            <w:r w:rsidRPr="0030289F">
              <w:rPr>
                <w:lang w:val="en-US"/>
              </w:rPr>
              <w:t>AD correlations</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52B01236" w14:textId="77777777" w:rsidR="0030289F" w:rsidRPr="0030289F" w:rsidRDefault="0030289F" w:rsidP="0030289F">
            <w:pPr>
              <w:ind w:left="360"/>
              <w:rPr>
                <w:lang w:val="en-US"/>
              </w:rPr>
            </w:pPr>
            <w:r w:rsidRPr="0030289F">
              <w:rPr>
                <w:lang w:val="en-US"/>
              </w:rPr>
              <w:t>none</w:t>
            </w:r>
          </w:p>
        </w:tc>
      </w:tr>
      <w:tr w:rsidR="0030289F" w:rsidRPr="0030289F" w14:paraId="575D0591"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63BD780C" w14:textId="77777777" w:rsidR="0030289F" w:rsidRPr="0030289F" w:rsidRDefault="0030289F" w:rsidP="0030289F">
            <w:pPr>
              <w:ind w:left="360"/>
              <w:rPr>
                <w:lang w:val="en-US"/>
              </w:rPr>
            </w:pPr>
            <w:r w:rsidRPr="0030289F">
              <w:rPr>
                <w:lang w:val="en-US"/>
              </w:rPr>
              <w:t>EF correlations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76B34B4F" w14:textId="77777777" w:rsidR="0030289F" w:rsidRPr="0030289F" w:rsidRDefault="0030289F" w:rsidP="0030289F">
            <w:pPr>
              <w:ind w:left="360"/>
              <w:rPr>
                <w:lang w:val="en-US"/>
              </w:rPr>
            </w:pPr>
            <w:r w:rsidRPr="0030289F">
              <w:rPr>
                <w:lang w:val="en-US"/>
              </w:rPr>
              <w:t>none</w:t>
            </w:r>
          </w:p>
        </w:tc>
      </w:tr>
      <w:tr w:rsidR="0030289F" w:rsidRPr="0030289F" w14:paraId="44CA3ECD"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26AB6CDC" w14:textId="77777777" w:rsidR="0030289F" w:rsidRPr="0030289F" w:rsidRDefault="0030289F" w:rsidP="0030289F">
            <w:pPr>
              <w:ind w:left="360"/>
              <w:rPr>
                <w:lang w:val="en-US"/>
              </w:rPr>
            </w:pPr>
            <w:r w:rsidRPr="0030289F">
              <w:rPr>
                <w:lang w:val="en-US"/>
              </w:rPr>
              <w:t>Comparison run (no corr.)</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197BFDF4" w14:textId="15C4D688" w:rsidR="0030289F" w:rsidRPr="0030289F" w:rsidRDefault="00D04DB3" w:rsidP="0030289F">
            <w:pPr>
              <w:ind w:left="360"/>
              <w:rPr>
                <w:lang w:val="en-US"/>
              </w:rPr>
            </w:pPr>
            <w:r w:rsidRPr="0030289F">
              <w:rPr>
                <w:lang w:val="en-US"/>
              </w:rPr>
              <w:t>N</w:t>
            </w:r>
            <w:r w:rsidR="0030289F" w:rsidRPr="0030289F">
              <w:rPr>
                <w:lang w:val="en-US"/>
              </w:rPr>
              <w:t>o</w:t>
            </w:r>
          </w:p>
        </w:tc>
      </w:tr>
      <w:tr w:rsidR="0030289F" w:rsidRPr="0030289F" w14:paraId="43737D0A"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1DD80B0D" w14:textId="77777777" w:rsidR="0030289F" w:rsidRPr="0030289F" w:rsidRDefault="0030289F" w:rsidP="0030289F">
            <w:pPr>
              <w:ind w:left="360"/>
              <w:rPr>
                <w:lang w:val="en-US"/>
              </w:rPr>
            </w:pPr>
            <w:r w:rsidRPr="0030289F">
              <w:rPr>
                <w:lang w:val="en-US"/>
              </w:rPr>
              <w:t>GWP basis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042CBDA1" w14:textId="77777777" w:rsidR="0030289F" w:rsidRPr="0030289F" w:rsidRDefault="0030289F" w:rsidP="0030289F">
            <w:pPr>
              <w:ind w:left="360"/>
              <w:rPr>
                <w:lang w:val="en-US"/>
              </w:rPr>
            </w:pPr>
            <w:r w:rsidRPr="0030289F">
              <w:rPr>
                <w:lang w:val="en-US"/>
              </w:rPr>
              <w:t>AR5</w:t>
            </w:r>
          </w:p>
        </w:tc>
      </w:tr>
      <w:tr w:rsidR="0030289F" w:rsidRPr="0030289F" w14:paraId="77F0F4A0"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4090C146" w14:textId="77777777" w:rsidR="0030289F" w:rsidRPr="0030289F" w:rsidRDefault="0030289F" w:rsidP="0030289F">
            <w:pPr>
              <w:ind w:left="360"/>
              <w:rPr>
                <w:lang w:val="en-US"/>
              </w:rPr>
            </w:pPr>
            <w:r w:rsidRPr="0030289F">
              <w:rPr>
                <w:lang w:val="en-US"/>
              </w:rPr>
              <w:t>Seed</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0C536FB4" w14:textId="77777777" w:rsidR="0030289F" w:rsidRPr="0030289F" w:rsidRDefault="0030289F" w:rsidP="0030289F">
            <w:pPr>
              <w:ind w:left="360"/>
              <w:rPr>
                <w:lang w:val="en-US"/>
              </w:rPr>
            </w:pPr>
            <w:r w:rsidRPr="0030289F">
              <w:rPr>
                <w:lang w:val="en-US"/>
              </w:rPr>
              <w:t>42</w:t>
            </w:r>
          </w:p>
        </w:tc>
      </w:tr>
      <w:tr w:rsidR="0030289F" w:rsidRPr="0030289F" w14:paraId="530AAC98"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71E58CB7" w14:textId="77777777" w:rsidR="0030289F" w:rsidRPr="0030289F" w:rsidRDefault="0030289F" w:rsidP="0030289F">
            <w:pPr>
              <w:ind w:left="360"/>
              <w:rPr>
                <w:lang w:val="en-US"/>
              </w:rPr>
            </w:pPr>
            <w:r w:rsidRPr="0030289F">
              <w:rPr>
                <w:lang w:val="en-US"/>
              </w:rPr>
              <w:t>Analysis mode</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0E544C95" w14:textId="77777777" w:rsidR="0030289F" w:rsidRPr="0030289F" w:rsidRDefault="0030289F" w:rsidP="0030289F">
            <w:pPr>
              <w:ind w:left="360"/>
              <w:rPr>
                <w:lang w:val="en-US"/>
              </w:rPr>
            </w:pPr>
            <w:r w:rsidRPr="0030289F">
              <w:rPr>
                <w:lang w:val="en-US"/>
              </w:rPr>
              <w:t>single</w:t>
            </w:r>
          </w:p>
        </w:tc>
      </w:tr>
      <w:tr w:rsidR="0030289F" w:rsidRPr="0030289F" w14:paraId="6DBA1DF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5B8C3376" w14:textId="77777777" w:rsidR="0030289F" w:rsidRPr="0030289F" w:rsidRDefault="0030289F" w:rsidP="0030289F">
            <w:pPr>
              <w:ind w:left="360"/>
              <w:rPr>
                <w:lang w:val="en-US"/>
              </w:rPr>
            </w:pPr>
            <w:r w:rsidRPr="0030289F">
              <w:rPr>
                <w:lang w:val="en-US"/>
              </w:rPr>
              <w:t>Emission sources</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2C9F1374" w14:textId="77777777" w:rsidR="0030289F" w:rsidRPr="0030289F" w:rsidRDefault="0030289F" w:rsidP="0030289F">
            <w:pPr>
              <w:ind w:left="360"/>
              <w:rPr>
                <w:lang w:val="en-US"/>
              </w:rPr>
            </w:pPr>
            <w:r w:rsidRPr="0030289F">
              <w:rPr>
                <w:lang w:val="en-US"/>
              </w:rPr>
              <w:t>enteric_ch4, manure_ch4, manure_n2o_direct, manure_n2o_indirect, pasture_n2o</w:t>
            </w:r>
          </w:p>
        </w:tc>
      </w:tr>
    </w:tbl>
    <w:p w14:paraId="181C3186" w14:textId="77777777" w:rsidR="0030289F" w:rsidRPr="0030289F" w:rsidRDefault="0030289F" w:rsidP="0030289F">
      <w:pPr>
        <w:ind w:left="360"/>
        <w:rPr>
          <w:lang w:val="en-US"/>
        </w:rPr>
      </w:pPr>
      <w:r w:rsidRPr="0030289F">
        <w:rPr>
          <w:b/>
          <w:lang w:val="en-US"/>
        </w:rPr>
        <w:t>4. Headline results — by source</w:t>
      </w:r>
    </w:p>
    <w:p w14:paraId="0CA49C5A" w14:textId="77777777" w:rsidR="0030289F" w:rsidRPr="0030289F" w:rsidRDefault="0030289F" w:rsidP="0030289F">
      <w:pPr>
        <w:ind w:left="360"/>
        <w:rPr>
          <w:lang w:val="en-US"/>
        </w:rPr>
      </w:pPr>
      <w:r w:rsidRPr="0030289F">
        <w:rPr>
          <w:lang w:val="en-US"/>
        </w:rPr>
        <w:t>Mean total emissions per source with the 95% confidence interval, coefficient of variation (CV%) and 95% margin of error (MoE%) from the Monte Carlo run.</w:t>
      </w:r>
    </w:p>
    <w:tbl>
      <w:tblPr>
        <w:tblW w:w="5000" w:type="pct"/>
        <w:tblLook w:val="0420" w:firstRow="1" w:lastRow="0" w:firstColumn="0" w:lastColumn="0" w:noHBand="0" w:noVBand="1"/>
      </w:tblPr>
      <w:tblGrid>
        <w:gridCol w:w="1906"/>
        <w:gridCol w:w="1726"/>
        <w:gridCol w:w="1576"/>
        <w:gridCol w:w="1726"/>
        <w:gridCol w:w="1071"/>
        <w:gridCol w:w="1302"/>
      </w:tblGrid>
      <w:tr w:rsidR="0030289F" w:rsidRPr="0030289F" w14:paraId="4F589A4E" w14:textId="77777777">
        <w:trPr>
          <w:tblHeader/>
        </w:trPr>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220EE4CA" w14:textId="77777777" w:rsidR="0030289F" w:rsidRPr="0030289F" w:rsidRDefault="0030289F" w:rsidP="0030289F">
            <w:pPr>
              <w:ind w:left="360"/>
              <w:rPr>
                <w:b/>
                <w:lang w:val="en-US"/>
              </w:rPr>
            </w:pPr>
            <w:r w:rsidRPr="0030289F">
              <w:rPr>
                <w:b/>
                <w:lang w:val="en-US"/>
              </w:rPr>
              <w:t>Source</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306BE6C9" w14:textId="77777777" w:rsidR="0030289F" w:rsidRPr="0030289F" w:rsidRDefault="0030289F" w:rsidP="0030289F">
            <w:pPr>
              <w:ind w:left="360"/>
              <w:rPr>
                <w:b/>
                <w:lang w:val="en-US"/>
              </w:rPr>
            </w:pPr>
            <w:r w:rsidRPr="0030289F">
              <w:rPr>
                <w:b/>
                <w:lang w:val="en-US"/>
              </w:rPr>
              <w:t>Mean</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368178D9" w14:textId="77777777" w:rsidR="0030289F" w:rsidRPr="0030289F" w:rsidRDefault="0030289F" w:rsidP="0030289F">
            <w:pPr>
              <w:ind w:left="360"/>
              <w:rPr>
                <w:b/>
                <w:lang w:val="en-US"/>
              </w:rPr>
            </w:pPr>
            <w:r w:rsidRPr="0030289F">
              <w:rPr>
                <w:b/>
                <w:lang w:val="en-US"/>
              </w:rPr>
              <w:t>CI lower</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2005EFC8" w14:textId="77777777" w:rsidR="0030289F" w:rsidRPr="0030289F" w:rsidRDefault="0030289F" w:rsidP="0030289F">
            <w:pPr>
              <w:ind w:left="360"/>
              <w:rPr>
                <w:b/>
                <w:lang w:val="en-US"/>
              </w:rPr>
            </w:pPr>
            <w:r w:rsidRPr="0030289F">
              <w:rPr>
                <w:b/>
                <w:lang w:val="en-US"/>
              </w:rPr>
              <w:t>CI upper</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1ECC820E" w14:textId="77777777" w:rsidR="0030289F" w:rsidRPr="0030289F" w:rsidRDefault="0030289F" w:rsidP="0030289F">
            <w:pPr>
              <w:ind w:left="360"/>
              <w:rPr>
                <w:b/>
                <w:lang w:val="en-US"/>
              </w:rPr>
            </w:pPr>
            <w:r w:rsidRPr="0030289F">
              <w:rPr>
                <w:b/>
                <w:lang w:val="en-US"/>
              </w:rPr>
              <w:t>CV %</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26A627FB" w14:textId="77777777" w:rsidR="0030289F" w:rsidRPr="0030289F" w:rsidRDefault="0030289F" w:rsidP="0030289F">
            <w:pPr>
              <w:ind w:left="360"/>
              <w:rPr>
                <w:b/>
                <w:lang w:val="en-US"/>
              </w:rPr>
            </w:pPr>
            <w:r w:rsidRPr="0030289F">
              <w:rPr>
                <w:b/>
                <w:lang w:val="en-US"/>
              </w:rPr>
              <w:t>MoE %</w:t>
            </w:r>
          </w:p>
        </w:tc>
      </w:tr>
      <w:tr w:rsidR="0030289F" w:rsidRPr="0030289F" w14:paraId="7BE6BEF7"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15247F2D" w14:textId="77777777" w:rsidR="0030289F" w:rsidRPr="0030289F" w:rsidRDefault="0030289F" w:rsidP="0030289F">
            <w:pPr>
              <w:ind w:left="360"/>
              <w:rPr>
                <w:lang w:val="en-US"/>
              </w:rPr>
            </w:pPr>
            <w:commentRangeStart w:id="136"/>
            <w:r w:rsidRPr="0030289F">
              <w:rPr>
                <w:lang w:val="en-US"/>
              </w:rPr>
              <w:t>Total</w:t>
            </w:r>
            <w:commentRangeEnd w:id="136"/>
            <w:r w:rsidR="00D04DB3" w:rsidRPr="0030289F">
              <w:rPr>
                <w:rStyle w:val="CommentReference"/>
                <w:sz w:val="24"/>
                <w:szCs w:val="24"/>
                <w:lang w:val="en-US"/>
              </w:rPr>
              <w:commentReference w:id="136"/>
            </w:r>
            <w:r w:rsidRPr="0030289F">
              <w:rPr>
                <w:lang w:val="en-US"/>
              </w:rPr>
              <w:t xml:space="preserve"> CO2eq</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342F96D9" w14:textId="77777777" w:rsidR="0030289F" w:rsidRPr="0030289F" w:rsidRDefault="0030289F" w:rsidP="0030289F">
            <w:pPr>
              <w:ind w:left="360"/>
              <w:rPr>
                <w:lang w:val="en-US"/>
              </w:rPr>
            </w:pPr>
            <w:r w:rsidRPr="0030289F">
              <w:rPr>
                <w:lang w:val="en-US"/>
              </w:rPr>
              <w:t>9.882e+04</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20BAD0D6" w14:textId="77777777" w:rsidR="0030289F" w:rsidRPr="0030289F" w:rsidRDefault="0030289F" w:rsidP="0030289F">
            <w:pPr>
              <w:ind w:left="360"/>
              <w:rPr>
                <w:lang w:val="en-US"/>
              </w:rPr>
            </w:pPr>
            <w:r w:rsidRPr="0030289F">
              <w:rPr>
                <w:lang w:val="en-US"/>
              </w:rPr>
              <w:t>8.13e+04</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39EA5897" w14:textId="77777777" w:rsidR="0030289F" w:rsidRPr="0030289F" w:rsidRDefault="0030289F" w:rsidP="0030289F">
            <w:pPr>
              <w:ind w:left="360"/>
              <w:rPr>
                <w:lang w:val="en-US"/>
              </w:rPr>
            </w:pPr>
            <w:r w:rsidRPr="0030289F">
              <w:rPr>
                <w:lang w:val="en-US"/>
              </w:rPr>
              <w:t>1.209e+05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6E557132" w14:textId="77777777" w:rsidR="0030289F" w:rsidRPr="0030289F" w:rsidRDefault="0030289F" w:rsidP="0030289F">
            <w:pPr>
              <w:ind w:left="360"/>
              <w:rPr>
                <w:lang w:val="en-US"/>
              </w:rPr>
            </w:pPr>
            <w:r w:rsidRPr="0030289F">
              <w:rPr>
                <w:lang w:val="en-US"/>
              </w:rPr>
              <w:t>10.3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5EE46AEC" w14:textId="77777777" w:rsidR="0030289F" w:rsidRPr="0030289F" w:rsidRDefault="0030289F" w:rsidP="0030289F">
            <w:pPr>
              <w:ind w:left="360"/>
              <w:rPr>
                <w:lang w:val="en-US"/>
              </w:rPr>
            </w:pPr>
            <w:r w:rsidRPr="0030289F">
              <w:rPr>
                <w:lang w:val="en-US"/>
              </w:rPr>
              <w:t xml:space="preserve">  20</w:t>
            </w:r>
          </w:p>
        </w:tc>
      </w:tr>
      <w:tr w:rsidR="0030289F" w:rsidRPr="0030289F" w14:paraId="38D6EBBE"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5E3904C3" w14:textId="77777777" w:rsidR="0030289F" w:rsidRPr="0030289F" w:rsidRDefault="0030289F" w:rsidP="0030289F">
            <w:pPr>
              <w:ind w:left="360"/>
              <w:rPr>
                <w:lang w:val="en-US"/>
              </w:rPr>
            </w:pPr>
            <w:r w:rsidRPr="0030289F">
              <w:rPr>
                <w:lang w:val="en-US"/>
              </w:rPr>
              <w:t>Total CH4</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4C789092" w14:textId="77777777" w:rsidR="0030289F" w:rsidRPr="0030289F" w:rsidRDefault="0030289F" w:rsidP="0030289F">
            <w:pPr>
              <w:ind w:left="360"/>
              <w:rPr>
                <w:lang w:val="en-US"/>
              </w:rPr>
            </w:pPr>
            <w:r w:rsidRPr="0030289F">
              <w:rPr>
                <w:lang w:val="en-US"/>
              </w:rPr>
              <w:t xml:space="preserve"> 3203</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484F01D0" w14:textId="77777777" w:rsidR="0030289F" w:rsidRPr="0030289F" w:rsidRDefault="0030289F" w:rsidP="0030289F">
            <w:pPr>
              <w:ind w:left="360"/>
              <w:rPr>
                <w:lang w:val="en-US"/>
              </w:rPr>
            </w:pPr>
            <w:r w:rsidRPr="0030289F">
              <w:rPr>
                <w:lang w:val="en-US"/>
              </w:rPr>
              <w:t xml:space="preserve"> 2595</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1A055B10" w14:textId="77777777" w:rsidR="0030289F" w:rsidRPr="0030289F" w:rsidRDefault="0030289F" w:rsidP="0030289F">
            <w:pPr>
              <w:ind w:left="360"/>
              <w:rPr>
                <w:lang w:val="en-US"/>
              </w:rPr>
            </w:pPr>
            <w:r w:rsidRPr="0030289F">
              <w:rPr>
                <w:lang w:val="en-US"/>
              </w:rPr>
              <w:t xml:space="preserve"> 3975</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5A8327C3" w14:textId="77777777" w:rsidR="0030289F" w:rsidRPr="0030289F" w:rsidRDefault="0030289F" w:rsidP="0030289F">
            <w:pPr>
              <w:ind w:left="360"/>
              <w:rPr>
                <w:lang w:val="en-US"/>
              </w:rPr>
            </w:pPr>
            <w:r w:rsidRPr="0030289F">
              <w:rPr>
                <w:lang w:val="en-US"/>
              </w:rPr>
              <w:t xml:space="preserve">  11</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74995175" w14:textId="77777777" w:rsidR="0030289F" w:rsidRPr="0030289F" w:rsidRDefault="0030289F" w:rsidP="0030289F">
            <w:pPr>
              <w:ind w:left="360"/>
              <w:rPr>
                <w:lang w:val="en-US"/>
              </w:rPr>
            </w:pPr>
            <w:r w:rsidRPr="0030289F">
              <w:rPr>
                <w:lang w:val="en-US"/>
              </w:rPr>
              <w:t>21.5</w:t>
            </w:r>
          </w:p>
        </w:tc>
      </w:tr>
      <w:tr w:rsidR="0030289F" w:rsidRPr="0030289F" w14:paraId="27E9D9CB"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281EA3C7" w14:textId="77777777" w:rsidR="0030289F" w:rsidRPr="0030289F" w:rsidRDefault="0030289F" w:rsidP="0030289F">
            <w:pPr>
              <w:ind w:left="360"/>
              <w:rPr>
                <w:lang w:val="en-US"/>
              </w:rPr>
            </w:pPr>
            <w:r w:rsidRPr="0030289F">
              <w:rPr>
                <w:lang w:val="en-US"/>
              </w:rPr>
              <w:t>Total N2O</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3A7DD545" w14:textId="77777777" w:rsidR="0030289F" w:rsidRPr="0030289F" w:rsidRDefault="0030289F" w:rsidP="0030289F">
            <w:pPr>
              <w:ind w:left="360"/>
              <w:rPr>
                <w:lang w:val="en-US"/>
              </w:rPr>
            </w:pPr>
            <w:r w:rsidRPr="0030289F">
              <w:rPr>
                <w:lang w:val="en-US"/>
              </w:rPr>
              <w:t>34.46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086B98F4" w14:textId="77777777" w:rsidR="0030289F" w:rsidRPr="0030289F" w:rsidRDefault="0030289F" w:rsidP="0030289F">
            <w:pPr>
              <w:ind w:left="360"/>
              <w:rPr>
                <w:lang w:val="en-US"/>
              </w:rPr>
            </w:pPr>
            <w:r w:rsidRPr="0030289F">
              <w:rPr>
                <w:lang w:val="en-US"/>
              </w:rPr>
              <w:t>27.96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22D776CC" w14:textId="77777777" w:rsidR="0030289F" w:rsidRPr="0030289F" w:rsidRDefault="0030289F" w:rsidP="0030289F">
            <w:pPr>
              <w:ind w:left="360"/>
              <w:rPr>
                <w:lang w:val="en-US"/>
              </w:rPr>
            </w:pPr>
            <w:r w:rsidRPr="0030289F">
              <w:rPr>
                <w:lang w:val="en-US"/>
              </w:rPr>
              <w:t>41.63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3EF545C1" w14:textId="77777777" w:rsidR="0030289F" w:rsidRPr="0030289F" w:rsidRDefault="0030289F" w:rsidP="0030289F">
            <w:pPr>
              <w:ind w:left="360"/>
              <w:rPr>
                <w:lang w:val="en-US"/>
              </w:rPr>
            </w:pPr>
            <w:r w:rsidRPr="0030289F">
              <w:rPr>
                <w:lang w:val="en-US"/>
              </w:rPr>
              <w:t>10.2</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6281C831" w14:textId="77777777" w:rsidR="0030289F" w:rsidRPr="0030289F" w:rsidRDefault="0030289F" w:rsidP="0030289F">
            <w:pPr>
              <w:ind w:left="360"/>
              <w:rPr>
                <w:lang w:val="en-US"/>
              </w:rPr>
            </w:pPr>
            <w:r w:rsidRPr="0030289F">
              <w:rPr>
                <w:lang w:val="en-US"/>
              </w:rPr>
              <w:t>19.8</w:t>
            </w:r>
          </w:p>
        </w:tc>
      </w:tr>
    </w:tbl>
    <w:p w14:paraId="5154F9FE" w14:textId="77777777" w:rsidR="0030289F" w:rsidRPr="0030289F" w:rsidRDefault="0030289F" w:rsidP="0030289F">
      <w:pPr>
        <w:ind w:left="360"/>
        <w:rPr>
          <w:lang w:val="en-US"/>
        </w:rPr>
        <w:sectPr w:rsidR="0030289F" w:rsidRPr="0030289F" w:rsidSect="0030289F">
          <w:pgSz w:w="11909" w:h="16834"/>
          <w:pgMar w:top="1152" w:right="1296" w:bottom="1152" w:left="1296" w:header="432" w:footer="432" w:gutter="0"/>
          <w:cols w:space="720"/>
        </w:sectPr>
      </w:pPr>
    </w:p>
    <w:p w14:paraId="4407566C" w14:textId="77777777" w:rsidR="0030289F" w:rsidRPr="0030289F" w:rsidRDefault="0030289F" w:rsidP="0030289F">
      <w:pPr>
        <w:ind w:left="360"/>
        <w:rPr>
          <w:lang w:val="en-US"/>
        </w:rPr>
      </w:pPr>
      <w:r w:rsidRPr="0030289F">
        <w:rPr>
          <w:b/>
          <w:lang w:val="en-US"/>
        </w:rPr>
        <w:t>5. Sensitivity ranking — top 10 drivers</w:t>
      </w:r>
    </w:p>
    <w:p w14:paraId="688B3C35" w14:textId="77777777" w:rsidR="0030289F" w:rsidRPr="0030289F" w:rsidRDefault="0030289F" w:rsidP="0030289F">
      <w:pPr>
        <w:ind w:left="360"/>
        <w:rPr>
          <w:lang w:val="en-US"/>
        </w:rPr>
      </w:pPr>
      <w:r w:rsidRPr="0030289F">
        <w:rPr>
          <w:lang w:val="en-US"/>
        </w:rPr>
        <w:t>Standardised regression coefficient (SRC) and partial rank correlation (PRCC) of each input parameter against total CO2eq. Larger absolute values dominate the output uncertainty.</w:t>
      </w:r>
    </w:p>
    <w:tbl>
      <w:tblPr>
        <w:tblW w:w="5000" w:type="pct"/>
        <w:tblLook w:val="0420" w:firstRow="1" w:lastRow="0" w:firstColumn="0" w:lastColumn="0" w:noHBand="0" w:noVBand="1"/>
      </w:tblPr>
      <w:tblGrid>
        <w:gridCol w:w="4072"/>
        <w:gridCol w:w="2472"/>
        <w:gridCol w:w="2472"/>
      </w:tblGrid>
      <w:tr w:rsidR="0030289F" w:rsidRPr="0030289F" w14:paraId="7667FDB4" w14:textId="77777777">
        <w:trPr>
          <w:tblHeader/>
        </w:trPr>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4091A854" w14:textId="77777777" w:rsidR="0030289F" w:rsidRPr="0030289F" w:rsidRDefault="0030289F" w:rsidP="0030289F">
            <w:pPr>
              <w:ind w:left="360"/>
              <w:rPr>
                <w:b/>
                <w:lang w:val="en-US"/>
              </w:rPr>
            </w:pPr>
            <w:r w:rsidRPr="0030289F">
              <w:rPr>
                <w:b/>
                <w:lang w:val="en-US"/>
              </w:rPr>
              <w:t>Parameter</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2EF367A6" w14:textId="77777777" w:rsidR="0030289F" w:rsidRPr="0030289F" w:rsidRDefault="0030289F" w:rsidP="0030289F">
            <w:pPr>
              <w:ind w:left="360"/>
              <w:rPr>
                <w:b/>
                <w:lang w:val="en-US"/>
              </w:rPr>
            </w:pPr>
            <w:r w:rsidRPr="0030289F">
              <w:rPr>
                <w:b/>
                <w:lang w:val="en-US"/>
              </w:rPr>
              <w:t>SRC</w:t>
            </w:r>
          </w:p>
        </w:tc>
        <w:tc>
          <w:tcPr>
            <w:tcW w:w="0" w:type="auto"/>
            <w:tcBorders>
              <w:top w:val="single" w:sz="4" w:space="0" w:color="B0B0B0"/>
              <w:left w:val="single" w:sz="4" w:space="0" w:color="B0B0B0"/>
              <w:bottom w:val="single" w:sz="4" w:space="0" w:color="B0B0B0"/>
              <w:right w:val="single" w:sz="4" w:space="0" w:color="B0B0B0"/>
            </w:tcBorders>
            <w:shd w:val="clear" w:color="auto" w:fill="2D6A4F"/>
            <w:tcMar>
              <w:top w:w="0" w:type="dxa"/>
              <w:left w:w="0" w:type="dxa"/>
              <w:bottom w:w="0" w:type="dxa"/>
              <w:right w:w="0" w:type="dxa"/>
            </w:tcMar>
            <w:vAlign w:val="center"/>
            <w:hideMark/>
          </w:tcPr>
          <w:p w14:paraId="4ADC0992" w14:textId="77777777" w:rsidR="0030289F" w:rsidRPr="0030289F" w:rsidRDefault="0030289F" w:rsidP="0030289F">
            <w:pPr>
              <w:ind w:left="360"/>
              <w:rPr>
                <w:b/>
                <w:lang w:val="en-US"/>
              </w:rPr>
            </w:pPr>
            <w:r w:rsidRPr="0030289F">
              <w:rPr>
                <w:b/>
                <w:lang w:val="en-US"/>
              </w:rPr>
              <w:t>PRCC</w:t>
            </w:r>
          </w:p>
        </w:tc>
      </w:tr>
      <w:tr w:rsidR="0030289F" w:rsidRPr="0030289F" w14:paraId="55DDC094"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0E7CD02A" w14:textId="77777777" w:rsidR="0030289F" w:rsidRPr="0030289F" w:rsidRDefault="0030289F" w:rsidP="0030289F">
            <w:pPr>
              <w:ind w:left="360"/>
              <w:rPr>
                <w:lang w:val="en-US"/>
              </w:rPr>
            </w:pPr>
            <w:r w:rsidRPr="0030289F">
              <w:rPr>
                <w:lang w:val="en-US"/>
              </w:rPr>
              <w:t>DE</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654A92C7" w14:textId="77777777" w:rsidR="0030289F" w:rsidRPr="0030289F" w:rsidRDefault="0030289F" w:rsidP="0030289F">
            <w:pPr>
              <w:ind w:left="360"/>
              <w:rPr>
                <w:lang w:val="en-US"/>
              </w:rPr>
            </w:pPr>
            <w:r w:rsidRPr="0030289F">
              <w:rPr>
                <w:lang w:val="en-US"/>
              </w:rPr>
              <w:t>-0.642</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78EDCCFB" w14:textId="77777777" w:rsidR="0030289F" w:rsidRPr="0030289F" w:rsidRDefault="0030289F" w:rsidP="0030289F">
            <w:pPr>
              <w:ind w:left="360"/>
              <w:rPr>
                <w:lang w:val="en-US"/>
              </w:rPr>
            </w:pPr>
            <w:r w:rsidRPr="0030289F">
              <w:rPr>
                <w:lang w:val="en-US"/>
              </w:rPr>
              <w:t>-0.830</w:t>
            </w:r>
          </w:p>
        </w:tc>
      </w:tr>
      <w:tr w:rsidR="0030289F" w:rsidRPr="0030289F" w14:paraId="156C9127"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3731D04C" w14:textId="77777777" w:rsidR="0030289F" w:rsidRPr="0030289F" w:rsidRDefault="0030289F" w:rsidP="0030289F">
            <w:pPr>
              <w:ind w:left="360"/>
              <w:rPr>
                <w:lang w:val="en-US"/>
              </w:rPr>
            </w:pPr>
            <w:r w:rsidRPr="0030289F">
              <w:rPr>
                <w:lang w:val="en-US"/>
              </w:rPr>
              <w:t>Ym</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0D10C7FB" w14:textId="77777777" w:rsidR="0030289F" w:rsidRPr="0030289F" w:rsidRDefault="0030289F" w:rsidP="0030289F">
            <w:pPr>
              <w:ind w:left="360"/>
              <w:rPr>
                <w:lang w:val="en-US"/>
              </w:rPr>
            </w:pPr>
            <w:r w:rsidRPr="0030289F">
              <w:rPr>
                <w:lang w:val="en-US"/>
              </w:rPr>
              <w:t>0.529</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57D4AFE4" w14:textId="77777777" w:rsidR="0030289F" w:rsidRPr="0030289F" w:rsidRDefault="0030289F" w:rsidP="0030289F">
            <w:pPr>
              <w:ind w:left="360"/>
              <w:rPr>
                <w:lang w:val="en-US"/>
              </w:rPr>
            </w:pPr>
            <w:r w:rsidRPr="0030289F">
              <w:rPr>
                <w:lang w:val="en-US"/>
              </w:rPr>
              <w:t>0.792</w:t>
            </w:r>
          </w:p>
        </w:tc>
      </w:tr>
      <w:tr w:rsidR="0030289F" w:rsidRPr="0030289F" w14:paraId="6138C8AA"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0109380C" w14:textId="77777777" w:rsidR="0030289F" w:rsidRPr="0030289F" w:rsidRDefault="0030289F" w:rsidP="0030289F">
            <w:pPr>
              <w:ind w:left="360"/>
              <w:rPr>
                <w:lang w:val="en-US"/>
              </w:rPr>
            </w:pPr>
            <w:r w:rsidRPr="0030289F">
              <w:rPr>
                <w:lang w:val="en-US"/>
              </w:rPr>
              <w:t>Cfi</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59B7E4A6" w14:textId="77777777" w:rsidR="0030289F" w:rsidRPr="0030289F" w:rsidRDefault="0030289F" w:rsidP="0030289F">
            <w:pPr>
              <w:ind w:left="360"/>
              <w:rPr>
                <w:lang w:val="en-US"/>
              </w:rPr>
            </w:pPr>
            <w:r w:rsidRPr="0030289F">
              <w:rPr>
                <w:lang w:val="en-US"/>
              </w:rPr>
              <w:t>0.317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7ECB884C" w14:textId="77777777" w:rsidR="0030289F" w:rsidRPr="0030289F" w:rsidRDefault="0030289F" w:rsidP="0030289F">
            <w:pPr>
              <w:ind w:left="360"/>
              <w:rPr>
                <w:lang w:val="en-US"/>
              </w:rPr>
            </w:pPr>
            <w:r w:rsidRPr="0030289F">
              <w:rPr>
                <w:lang w:val="en-US"/>
              </w:rPr>
              <w:t>0.620</w:t>
            </w:r>
          </w:p>
        </w:tc>
      </w:tr>
      <w:tr w:rsidR="0030289F" w:rsidRPr="0030289F" w14:paraId="289C5E38"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5A7701BD" w14:textId="77777777" w:rsidR="0030289F" w:rsidRPr="0030289F" w:rsidRDefault="0030289F" w:rsidP="0030289F">
            <w:pPr>
              <w:ind w:left="360"/>
              <w:rPr>
                <w:lang w:val="en-US"/>
              </w:rPr>
            </w:pPr>
            <w:r w:rsidRPr="0030289F">
              <w:rPr>
                <w:lang w:val="en-US"/>
              </w:rPr>
              <w:t>Milk</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228AA3A7" w14:textId="77777777" w:rsidR="0030289F" w:rsidRPr="0030289F" w:rsidRDefault="0030289F" w:rsidP="0030289F">
            <w:pPr>
              <w:ind w:left="360"/>
              <w:rPr>
                <w:lang w:val="en-US"/>
              </w:rPr>
            </w:pPr>
            <w:r w:rsidRPr="0030289F">
              <w:rPr>
                <w:lang w:val="en-US"/>
              </w:rPr>
              <w:t>0.204</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3BB4F80A" w14:textId="77777777" w:rsidR="0030289F" w:rsidRPr="0030289F" w:rsidRDefault="0030289F" w:rsidP="0030289F">
            <w:pPr>
              <w:ind w:left="360"/>
              <w:rPr>
                <w:lang w:val="en-US"/>
              </w:rPr>
            </w:pPr>
            <w:r w:rsidRPr="0030289F">
              <w:rPr>
                <w:lang w:val="en-US"/>
              </w:rPr>
              <w:t>0.439</w:t>
            </w:r>
          </w:p>
        </w:tc>
      </w:tr>
      <w:tr w:rsidR="0030289F" w:rsidRPr="0030289F" w14:paraId="55DC6BA6"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11D741DE" w14:textId="77777777" w:rsidR="0030289F" w:rsidRPr="0030289F" w:rsidRDefault="0030289F" w:rsidP="0030289F">
            <w:pPr>
              <w:ind w:left="360"/>
              <w:rPr>
                <w:lang w:val="en-US"/>
              </w:rPr>
            </w:pPr>
            <w:r w:rsidRPr="0030289F">
              <w:rPr>
                <w:lang w:val="en-US"/>
              </w:rPr>
              <w:t>W</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0A06ABFB" w14:textId="77777777" w:rsidR="0030289F" w:rsidRPr="0030289F" w:rsidRDefault="0030289F" w:rsidP="0030289F">
            <w:pPr>
              <w:ind w:left="360"/>
              <w:rPr>
                <w:lang w:val="en-US"/>
              </w:rPr>
            </w:pPr>
            <w:r w:rsidRPr="0030289F">
              <w:rPr>
                <w:lang w:val="en-US"/>
              </w:rPr>
              <w:t>0.140</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3D0076DA" w14:textId="77777777" w:rsidR="0030289F" w:rsidRPr="0030289F" w:rsidRDefault="0030289F" w:rsidP="0030289F">
            <w:pPr>
              <w:ind w:left="360"/>
              <w:rPr>
                <w:lang w:val="en-US"/>
              </w:rPr>
            </w:pPr>
            <w:r w:rsidRPr="0030289F">
              <w:rPr>
                <w:lang w:val="en-US"/>
              </w:rPr>
              <w:t>0.326</w:t>
            </w:r>
          </w:p>
        </w:tc>
      </w:tr>
      <w:tr w:rsidR="0030289F" w:rsidRPr="0030289F" w14:paraId="1CFA877C"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041AB313" w14:textId="77777777" w:rsidR="0030289F" w:rsidRPr="0030289F" w:rsidRDefault="0030289F" w:rsidP="0030289F">
            <w:pPr>
              <w:ind w:left="360"/>
              <w:rPr>
                <w:lang w:val="en-US"/>
              </w:rPr>
            </w:pPr>
            <w:r w:rsidRPr="0030289F">
              <w:rPr>
                <w:lang w:val="en-US"/>
              </w:rPr>
              <w:t>Fat</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0F54855F" w14:textId="77777777" w:rsidR="0030289F" w:rsidRPr="0030289F" w:rsidRDefault="0030289F" w:rsidP="0030289F">
            <w:pPr>
              <w:ind w:left="360"/>
              <w:rPr>
                <w:lang w:val="en-US"/>
              </w:rPr>
            </w:pPr>
            <w:r w:rsidRPr="0030289F">
              <w:rPr>
                <w:lang w:val="en-US"/>
              </w:rPr>
              <w:t>0.089</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388D3A18" w14:textId="77777777" w:rsidR="0030289F" w:rsidRPr="0030289F" w:rsidRDefault="0030289F" w:rsidP="0030289F">
            <w:pPr>
              <w:ind w:left="360"/>
              <w:rPr>
                <w:lang w:val="en-US"/>
              </w:rPr>
            </w:pPr>
            <w:r w:rsidRPr="0030289F">
              <w:rPr>
                <w:lang w:val="en-US"/>
              </w:rPr>
              <w:t>0.201</w:t>
            </w:r>
          </w:p>
        </w:tc>
      </w:tr>
      <w:tr w:rsidR="0030289F" w:rsidRPr="0030289F" w14:paraId="5810DFD5"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522C4E94" w14:textId="77777777" w:rsidR="0030289F" w:rsidRPr="0030289F" w:rsidRDefault="0030289F" w:rsidP="0030289F">
            <w:pPr>
              <w:ind w:left="360"/>
              <w:rPr>
                <w:lang w:val="en-US"/>
              </w:rPr>
            </w:pPr>
            <w:r w:rsidRPr="0030289F">
              <w:rPr>
                <w:lang w:val="en-US"/>
              </w:rPr>
              <w:t>N</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08CF55E4" w14:textId="77777777" w:rsidR="0030289F" w:rsidRPr="0030289F" w:rsidRDefault="0030289F" w:rsidP="0030289F">
            <w:pPr>
              <w:ind w:left="360"/>
              <w:rPr>
                <w:lang w:val="en-US"/>
              </w:rPr>
            </w:pPr>
            <w:r w:rsidRPr="0030289F">
              <w:rPr>
                <w:lang w:val="en-US"/>
              </w:rPr>
              <w:t>0.078</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151EC24E" w14:textId="77777777" w:rsidR="0030289F" w:rsidRPr="0030289F" w:rsidRDefault="0030289F" w:rsidP="0030289F">
            <w:pPr>
              <w:ind w:left="360"/>
              <w:rPr>
                <w:lang w:val="en-US"/>
              </w:rPr>
            </w:pPr>
            <w:r w:rsidRPr="0030289F">
              <w:rPr>
                <w:lang w:val="en-US"/>
              </w:rPr>
              <w:t>0.192</w:t>
            </w:r>
          </w:p>
        </w:tc>
      </w:tr>
      <w:tr w:rsidR="0030289F" w:rsidRPr="0030289F" w14:paraId="244ECC7A"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1A67E2BF" w14:textId="77777777" w:rsidR="0030289F" w:rsidRPr="0030289F" w:rsidRDefault="0030289F" w:rsidP="0030289F">
            <w:pPr>
              <w:ind w:left="360"/>
              <w:rPr>
                <w:lang w:val="en-US"/>
              </w:rPr>
            </w:pPr>
            <w:r w:rsidRPr="0030289F">
              <w:rPr>
                <w:lang w:val="en-US"/>
              </w:rPr>
              <w:t>Bo</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1E72703D" w14:textId="77777777" w:rsidR="0030289F" w:rsidRPr="0030289F" w:rsidRDefault="0030289F" w:rsidP="0030289F">
            <w:pPr>
              <w:ind w:left="360"/>
              <w:rPr>
                <w:lang w:val="en-US"/>
              </w:rPr>
            </w:pPr>
            <w:r w:rsidRPr="0030289F">
              <w:rPr>
                <w:lang w:val="en-US"/>
              </w:rPr>
              <w:t>0.078</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27488624" w14:textId="77777777" w:rsidR="0030289F" w:rsidRPr="0030289F" w:rsidRDefault="0030289F" w:rsidP="0030289F">
            <w:pPr>
              <w:ind w:left="360"/>
              <w:rPr>
                <w:lang w:val="en-US"/>
              </w:rPr>
            </w:pPr>
            <w:r w:rsidRPr="0030289F">
              <w:rPr>
                <w:lang w:val="en-US"/>
              </w:rPr>
              <w:t>0.181</w:t>
            </w:r>
          </w:p>
        </w:tc>
      </w:tr>
      <w:tr w:rsidR="0030289F" w:rsidRPr="0030289F" w14:paraId="6AEA00DA"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7E071D0A" w14:textId="77777777" w:rsidR="0030289F" w:rsidRPr="0030289F" w:rsidRDefault="0030289F" w:rsidP="0030289F">
            <w:pPr>
              <w:ind w:left="360"/>
              <w:rPr>
                <w:lang w:val="en-US"/>
              </w:rPr>
            </w:pPr>
            <w:r w:rsidRPr="0030289F">
              <w:rPr>
                <w:lang w:val="en-US"/>
              </w:rPr>
              <w:t>pct_lactating</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71F1F5BA" w14:textId="77777777" w:rsidR="0030289F" w:rsidRPr="0030289F" w:rsidRDefault="0030289F" w:rsidP="0030289F">
            <w:pPr>
              <w:ind w:left="360"/>
              <w:rPr>
                <w:lang w:val="en-US"/>
              </w:rPr>
            </w:pPr>
            <w:r w:rsidRPr="0030289F">
              <w:rPr>
                <w:lang w:val="en-US"/>
              </w:rPr>
              <w:t>0.073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0" w:type="dxa"/>
              <w:left w:w="0" w:type="dxa"/>
              <w:bottom w:w="0" w:type="dxa"/>
              <w:right w:w="0" w:type="dxa"/>
            </w:tcMar>
            <w:vAlign w:val="center"/>
            <w:hideMark/>
          </w:tcPr>
          <w:p w14:paraId="6A6CCC64" w14:textId="77777777" w:rsidR="0030289F" w:rsidRPr="0030289F" w:rsidRDefault="0030289F" w:rsidP="0030289F">
            <w:pPr>
              <w:ind w:left="360"/>
              <w:rPr>
                <w:lang w:val="en-US"/>
              </w:rPr>
            </w:pPr>
            <w:r w:rsidRPr="0030289F">
              <w:rPr>
                <w:lang w:val="en-US"/>
              </w:rPr>
              <w:t>0.172</w:t>
            </w:r>
          </w:p>
        </w:tc>
      </w:tr>
      <w:tr w:rsidR="0030289F" w:rsidRPr="0030289F" w14:paraId="5C54090E"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2E2F93F2" w14:textId="77777777" w:rsidR="0030289F" w:rsidRPr="0030289F" w:rsidRDefault="0030289F" w:rsidP="0030289F">
            <w:pPr>
              <w:ind w:left="360"/>
              <w:rPr>
                <w:lang w:val="en-US"/>
              </w:rPr>
            </w:pPr>
            <w:r w:rsidRPr="0030289F">
              <w:rPr>
                <w:lang w:val="en-US"/>
              </w:rPr>
              <w:t>CP</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724B825A" w14:textId="77777777" w:rsidR="0030289F" w:rsidRPr="0030289F" w:rsidRDefault="0030289F" w:rsidP="0030289F">
            <w:pPr>
              <w:ind w:left="360"/>
              <w:rPr>
                <w:lang w:val="en-US"/>
              </w:rPr>
            </w:pPr>
            <w:r w:rsidRPr="0030289F">
              <w:rPr>
                <w:lang w:val="en-US"/>
              </w:rPr>
              <w:t>0.029</w:t>
            </w:r>
          </w:p>
        </w:tc>
        <w:tc>
          <w:tcPr>
            <w:tcW w:w="0" w:type="auto"/>
            <w:tcBorders>
              <w:top w:val="single" w:sz="4" w:space="0" w:color="B0B0B0"/>
              <w:left w:val="single" w:sz="4" w:space="0" w:color="B0B0B0"/>
              <w:bottom w:val="single" w:sz="4" w:space="0" w:color="B0B0B0"/>
              <w:right w:val="single" w:sz="4" w:space="0" w:color="B0B0B0"/>
            </w:tcBorders>
            <w:shd w:val="clear" w:color="auto" w:fill="F2F2F2"/>
            <w:tcMar>
              <w:top w:w="0" w:type="dxa"/>
              <w:left w:w="0" w:type="dxa"/>
              <w:bottom w:w="0" w:type="dxa"/>
              <w:right w:w="0" w:type="dxa"/>
            </w:tcMar>
            <w:vAlign w:val="center"/>
            <w:hideMark/>
          </w:tcPr>
          <w:p w14:paraId="55D4B5EC" w14:textId="77777777" w:rsidR="0030289F" w:rsidRPr="0030289F" w:rsidRDefault="0030289F" w:rsidP="0030289F">
            <w:pPr>
              <w:ind w:left="360"/>
              <w:rPr>
                <w:lang w:val="en-US"/>
              </w:rPr>
            </w:pPr>
            <w:r w:rsidRPr="0030289F">
              <w:rPr>
                <w:lang w:val="en-US"/>
              </w:rPr>
              <w:t>0.066</w:t>
            </w:r>
          </w:p>
        </w:tc>
      </w:tr>
    </w:tbl>
    <w:p w14:paraId="1EEC54A0" w14:textId="77777777" w:rsidR="0030289F" w:rsidRPr="0030289F" w:rsidRDefault="0030289F" w:rsidP="0030289F">
      <w:pPr>
        <w:ind w:left="360"/>
        <w:rPr>
          <w:lang w:val="en-US"/>
        </w:rPr>
      </w:pPr>
      <w:r w:rsidRPr="0030289F">
        <w:rPr>
          <w:b/>
          <w:lang w:val="en-US"/>
        </w:rPr>
        <w:t>6. Charts</w:t>
      </w:r>
    </w:p>
    <w:p w14:paraId="6B773F3C" w14:textId="77777777" w:rsidR="0030289F" w:rsidRPr="0030289F" w:rsidRDefault="0030289F" w:rsidP="0030289F">
      <w:pPr>
        <w:ind w:left="360"/>
        <w:rPr>
          <w:lang w:val="en-US"/>
        </w:rPr>
      </w:pPr>
      <w:r w:rsidRPr="0030289F">
        <w:rPr>
          <w:b/>
          <w:lang w:val="en-US"/>
        </w:rPr>
        <w:t>Total CO2eq — Monte Carlo distribution</w:t>
      </w:r>
    </w:p>
    <w:p w14:paraId="58C1DB14" w14:textId="42AB3961" w:rsidR="0030289F" w:rsidRPr="0030289F" w:rsidRDefault="0030289F" w:rsidP="0030289F">
      <w:pPr>
        <w:ind w:left="360"/>
        <w:rPr>
          <w:lang w:val="en-US"/>
        </w:rPr>
      </w:pPr>
      <w:r w:rsidRPr="0030289F">
        <w:rPr>
          <w:lang w:val="en-US"/>
        </w:rPr>
        <w:drawing>
          <wp:inline distT="0" distB="0" distL="0" distR="0" wp14:anchorId="4E342A66" wp14:editId="282D43CA">
            <wp:extent cx="5029200" cy="2743200"/>
            <wp:effectExtent l="0" t="0" r="0" b="0"/>
            <wp:docPr id="1693168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2743200"/>
                    </a:xfrm>
                    <a:prstGeom prst="rect">
                      <a:avLst/>
                    </a:prstGeom>
                    <a:noFill/>
                    <a:ln>
                      <a:noFill/>
                    </a:ln>
                  </pic:spPr>
                </pic:pic>
              </a:graphicData>
            </a:graphic>
          </wp:inline>
        </w:drawing>
      </w:r>
    </w:p>
    <w:p w14:paraId="1FFE78E4" w14:textId="77777777" w:rsidR="0030289F" w:rsidRPr="0030289F" w:rsidRDefault="0030289F" w:rsidP="0030289F">
      <w:pPr>
        <w:ind w:left="360"/>
        <w:rPr>
          <w:lang w:val="en-US"/>
        </w:rPr>
      </w:pPr>
      <w:r w:rsidRPr="0030289F">
        <w:rPr>
          <w:b/>
          <w:lang w:val="en-US"/>
        </w:rPr>
        <w:t>Sensitivity tornado</w:t>
      </w:r>
    </w:p>
    <w:p w14:paraId="00708884" w14:textId="49C7B444" w:rsidR="0030289F" w:rsidRPr="0030289F" w:rsidRDefault="0030289F" w:rsidP="0030289F">
      <w:pPr>
        <w:ind w:left="360"/>
        <w:rPr>
          <w:lang w:val="en-US"/>
        </w:rPr>
      </w:pPr>
      <w:r w:rsidRPr="0030289F">
        <w:rPr>
          <w:lang w:val="en-US"/>
        </w:rPr>
        <w:drawing>
          <wp:inline distT="0" distB="0" distL="0" distR="0" wp14:anchorId="424B6532" wp14:editId="45F3771C">
            <wp:extent cx="5029200" cy="3200400"/>
            <wp:effectExtent l="0" t="0" r="0" b="0"/>
            <wp:docPr id="1264566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29200" cy="3200400"/>
                    </a:xfrm>
                    <a:prstGeom prst="rect">
                      <a:avLst/>
                    </a:prstGeom>
                    <a:noFill/>
                    <a:ln>
                      <a:noFill/>
                    </a:ln>
                  </pic:spPr>
                </pic:pic>
              </a:graphicData>
            </a:graphic>
          </wp:inline>
        </w:drawing>
      </w:r>
    </w:p>
    <w:p w14:paraId="7831E094" w14:textId="77777777" w:rsidR="0030289F" w:rsidRPr="0030289F" w:rsidRDefault="0030289F" w:rsidP="0030289F">
      <w:pPr>
        <w:ind w:left="360"/>
        <w:rPr>
          <w:lang w:val="en-US"/>
        </w:rPr>
      </w:pPr>
      <w:r w:rsidRPr="0030289F">
        <w:rPr>
          <w:b/>
          <w:lang w:val="en-US"/>
        </w:rPr>
        <w:t>Per-source emission distributions</w:t>
      </w:r>
    </w:p>
    <w:p w14:paraId="2C81898D" w14:textId="0AF4476C" w:rsidR="0030289F" w:rsidRPr="0030289F" w:rsidRDefault="0030289F" w:rsidP="0030289F">
      <w:pPr>
        <w:ind w:left="360"/>
        <w:rPr>
          <w:lang w:val="en-US"/>
        </w:rPr>
      </w:pPr>
      <w:r w:rsidRPr="0030289F">
        <w:rPr>
          <w:lang w:val="en-US"/>
        </w:rPr>
        <w:drawing>
          <wp:inline distT="0" distB="0" distL="0" distR="0" wp14:anchorId="6175F658" wp14:editId="4DEE31A5">
            <wp:extent cx="5029200" cy="3657600"/>
            <wp:effectExtent l="0" t="0" r="0" b="0"/>
            <wp:docPr id="1519388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0086A7F0" w14:textId="77777777" w:rsidR="0030289F" w:rsidRPr="0030289F" w:rsidRDefault="0030289F" w:rsidP="0030289F">
      <w:pPr>
        <w:ind w:left="360"/>
        <w:rPr>
          <w:lang w:val="en-US"/>
        </w:rPr>
      </w:pPr>
      <w:r w:rsidRPr="0030289F">
        <w:rPr>
          <w:b/>
          <w:lang w:val="en-US"/>
        </w:rPr>
        <w:t>7. IPCC reporting context</w:t>
      </w:r>
    </w:p>
    <w:p w14:paraId="48E56121" w14:textId="77777777" w:rsidR="0030289F" w:rsidRPr="0030289F" w:rsidRDefault="0030289F" w:rsidP="0030289F">
      <w:pPr>
        <w:ind w:left="360"/>
        <w:rPr>
          <w:lang w:val="en-US"/>
        </w:rPr>
      </w:pPr>
      <w:r w:rsidRPr="0030289F">
        <w:rPr>
          <w:lang w:val="en-US"/>
        </w:rPr>
        <w:t xml:space="preserve">This run follows IPCC 2006 Vol 1 Ch 3 Approach 2 (Monte Carlo) for combined uncertainty estimation. </w:t>
      </w:r>
      <w:commentRangeStart w:id="137"/>
      <w:r w:rsidRPr="0030289F">
        <w:rPr>
          <w:lang w:val="en-US"/>
        </w:rPr>
        <w:t>The headline CV% in section 4 is the value to enter in column J of the national inventory uncertainty table (Annex 7 / IPCC Table 3.3).</w:t>
      </w:r>
      <w:commentRangeEnd w:id="137"/>
      <w:r w:rsidR="00D04DB3" w:rsidRPr="0030289F">
        <w:rPr>
          <w:rStyle w:val="CommentReference"/>
          <w:sz w:val="24"/>
          <w:szCs w:val="24"/>
          <w:lang w:val="en-US"/>
        </w:rPr>
        <w:commentReference w:id="137"/>
      </w:r>
      <w:r w:rsidRPr="0030289F">
        <w:rPr>
          <w:lang w:val="en-US"/>
        </w:rPr>
        <w:t xml:space="preserve"> The activity-data vs emission-factor split in section 3 follows the convention adopted in this tool — AD = animal population (N) only; coefficient (EF) = the 23 IPCC equation parameters that combine into the per-head emission factor.</w:t>
      </w:r>
    </w:p>
    <w:p w14:paraId="22CBF8A5" w14:textId="77777777" w:rsidR="0030289F" w:rsidRPr="0030289F" w:rsidRDefault="0030289F" w:rsidP="0030289F">
      <w:pPr>
        <w:ind w:left="360"/>
        <w:rPr>
          <w:lang w:val="en-US"/>
        </w:rPr>
      </w:pPr>
      <w:r w:rsidRPr="0030289F">
        <w:rPr>
          <w:lang w:val="en-US"/>
        </w:rPr>
        <w:t>Where parameters were auto-filled (section 2), the IPCC default carries the uncertainty bounds suggested by Penman et al. (2000) and Monni et al. (2007). For parameters with country-specific values, the uncertainty bounds entered on the Uncertainty tab of the app drive the Monte Carlo distribution.</w:t>
      </w:r>
    </w:p>
    <w:p w14:paraId="060EA617" w14:textId="77777777" w:rsidR="0030289F" w:rsidRPr="0030289F" w:rsidRDefault="0030289F" w:rsidP="0030289F">
      <w:pPr>
        <w:ind w:left="360"/>
        <w:rPr>
          <w:lang w:val="en-US"/>
        </w:rPr>
      </w:pPr>
    </w:p>
    <w:p w14:paraId="7B067327" w14:textId="77777777" w:rsidR="0030289F" w:rsidRPr="0030289F" w:rsidRDefault="0030289F" w:rsidP="0030289F">
      <w:pPr>
        <w:ind w:left="360"/>
        <w:rPr>
          <w:lang w:val="en-US"/>
        </w:rPr>
      </w:pPr>
      <w:r w:rsidRPr="0030289F">
        <w:rPr>
          <w:lang w:val="en-US"/>
        </w:rPr>
        <w:t>Generated by Cattle GHG Uncertainty Calculator on 2026-05-17. CGIAR Alliance / Bioversity-CIAT — funded by the Global Methane Hub.</w:t>
      </w:r>
    </w:p>
    <w:p w14:paraId="63C9A68B" w14:textId="77777777" w:rsidR="0030289F" w:rsidRDefault="0030289F" w:rsidP="0030289F">
      <w:pPr>
        <w:ind w:left="360"/>
      </w:pPr>
    </w:p>
    <w:sectPr w:rsidR="0030289F" w:rsidSect="0030289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Author" w:date="2026-05-17T15:06:00Z" w:initials="A">
    <w:p w14:paraId="4BD4EDAB" w14:textId="7A8081AD" w:rsidR="00D04DB3" w:rsidRDefault="00D04DB3">
      <w:pPr>
        <w:pStyle w:val="CommentText"/>
      </w:pPr>
      <w:r>
        <w:rPr>
          <w:rStyle w:val="CommentReference"/>
        </w:rPr>
        <w:annotationRef/>
      </w:r>
      <w:r>
        <w:t>Need to report these separately for dairy and other cattle as a default</w:t>
      </w:r>
    </w:p>
  </w:comment>
  <w:comment w:id="136" w:author="Author" w:date="2026-05-17T15:05:00Z" w:initials="A">
    <w:p w14:paraId="700343E2" w14:textId="698CF220" w:rsidR="00D04DB3" w:rsidRDefault="00D04DB3">
      <w:pPr>
        <w:pStyle w:val="CommentText"/>
      </w:pPr>
      <w:r>
        <w:rPr>
          <w:rStyle w:val="CommentReference"/>
        </w:rPr>
        <w:annotationRef/>
      </w:r>
      <w:r>
        <w:t>Rows should be emission sources in line with IPCC reporting categories (i.e., enteric, manure CH4 etc) divided by dairy/other cattle where relevant</w:t>
      </w:r>
    </w:p>
  </w:comment>
  <w:comment w:id="137" w:author="Author" w:date="2026-05-17T15:06:00Z" w:initials="A">
    <w:p w14:paraId="0670FB32" w14:textId="059907F3" w:rsidR="00D04DB3" w:rsidRDefault="00D04DB3">
      <w:pPr>
        <w:pStyle w:val="CommentText"/>
      </w:pPr>
      <w:r>
        <w:rPr>
          <w:rStyle w:val="CommentReference"/>
        </w:rPr>
        <w:annotationRef/>
      </w:r>
      <w:r>
        <w:t>Please 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D4EDAB" w15:done="0"/>
  <w15:commentEx w15:paraId="700343E2" w15:done="0"/>
  <w15:commentEx w15:paraId="0670FB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B0BD1B" w16cex:dateUtc="2026-05-17T14:06:00Z"/>
  <w16cex:commentExtensible w16cex:durableId="2891F624" w16cex:dateUtc="2026-05-17T14:05:00Z"/>
  <w16cex:commentExtensible w16cex:durableId="34DCB3A2" w16cex:dateUtc="2026-05-17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D4EDAB" w16cid:durableId="7EB0BD1B"/>
  <w16cid:commentId w16cid:paraId="700343E2" w16cid:durableId="2891F624"/>
  <w16cid:commentId w16cid:paraId="0670FB32" w16cid:durableId="34DCB3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996"/>
    <w:multiLevelType w:val="hybridMultilevel"/>
    <w:tmpl w:val="AD32E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D07922"/>
    <w:multiLevelType w:val="hybridMultilevel"/>
    <w:tmpl w:val="D4B0F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B5386A"/>
    <w:multiLevelType w:val="hybridMultilevel"/>
    <w:tmpl w:val="7B12D144"/>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1D5E6616"/>
    <w:multiLevelType w:val="multilevel"/>
    <w:tmpl w:val="4BC8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44424"/>
    <w:multiLevelType w:val="multilevel"/>
    <w:tmpl w:val="9CA8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535087"/>
    <w:multiLevelType w:val="multilevel"/>
    <w:tmpl w:val="5FFEE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443C9"/>
    <w:multiLevelType w:val="hybridMultilevel"/>
    <w:tmpl w:val="84D0C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927215"/>
    <w:multiLevelType w:val="hybridMultilevel"/>
    <w:tmpl w:val="28849898"/>
    <w:lvl w:ilvl="0" w:tplc="01768CF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0505AE"/>
    <w:multiLevelType w:val="multilevel"/>
    <w:tmpl w:val="420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53014"/>
    <w:multiLevelType w:val="multilevel"/>
    <w:tmpl w:val="518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C63A5"/>
    <w:multiLevelType w:val="hybridMultilevel"/>
    <w:tmpl w:val="F3C4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6336417">
    <w:abstractNumId w:val="5"/>
  </w:num>
  <w:num w:numId="2" w16cid:durableId="1252858957">
    <w:abstractNumId w:val="4"/>
  </w:num>
  <w:num w:numId="3" w16cid:durableId="70279448">
    <w:abstractNumId w:val="3"/>
  </w:num>
  <w:num w:numId="4" w16cid:durableId="656956274">
    <w:abstractNumId w:val="8"/>
  </w:num>
  <w:num w:numId="5" w16cid:durableId="2020769239">
    <w:abstractNumId w:val="9"/>
  </w:num>
  <w:num w:numId="6" w16cid:durableId="1616477465">
    <w:abstractNumId w:val="7"/>
  </w:num>
  <w:num w:numId="7" w16cid:durableId="145325719">
    <w:abstractNumId w:val="6"/>
  </w:num>
  <w:num w:numId="8" w16cid:durableId="235870411">
    <w:abstractNumId w:val="0"/>
  </w:num>
  <w:num w:numId="9" w16cid:durableId="1943030368">
    <w:abstractNumId w:val="1"/>
  </w:num>
  <w:num w:numId="10" w16cid:durableId="1342120542">
    <w:abstractNumId w:val="2"/>
  </w:num>
  <w:num w:numId="11" w16cid:durableId="13800121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23"/>
    <w:rsid w:val="0005214D"/>
    <w:rsid w:val="00104160"/>
    <w:rsid w:val="00177A55"/>
    <w:rsid w:val="001E4F99"/>
    <w:rsid w:val="002329B6"/>
    <w:rsid w:val="00260CDA"/>
    <w:rsid w:val="002859AB"/>
    <w:rsid w:val="0030289F"/>
    <w:rsid w:val="00397D7F"/>
    <w:rsid w:val="003A20E2"/>
    <w:rsid w:val="003C08CC"/>
    <w:rsid w:val="003F051B"/>
    <w:rsid w:val="004660C0"/>
    <w:rsid w:val="00484105"/>
    <w:rsid w:val="004C1AE2"/>
    <w:rsid w:val="00571F45"/>
    <w:rsid w:val="005F573E"/>
    <w:rsid w:val="006117F4"/>
    <w:rsid w:val="00643BD7"/>
    <w:rsid w:val="0065501E"/>
    <w:rsid w:val="006B70B7"/>
    <w:rsid w:val="007165BB"/>
    <w:rsid w:val="00762B4A"/>
    <w:rsid w:val="007A3B90"/>
    <w:rsid w:val="00800959"/>
    <w:rsid w:val="00812C42"/>
    <w:rsid w:val="008203F1"/>
    <w:rsid w:val="00856CD5"/>
    <w:rsid w:val="00865CA9"/>
    <w:rsid w:val="00896C15"/>
    <w:rsid w:val="008A782A"/>
    <w:rsid w:val="008E5761"/>
    <w:rsid w:val="00937B10"/>
    <w:rsid w:val="009C2F23"/>
    <w:rsid w:val="00A13ABC"/>
    <w:rsid w:val="00A933B7"/>
    <w:rsid w:val="00AD29E7"/>
    <w:rsid w:val="00AD35E6"/>
    <w:rsid w:val="00B23518"/>
    <w:rsid w:val="00B53DAF"/>
    <w:rsid w:val="00B6316A"/>
    <w:rsid w:val="00BE4D59"/>
    <w:rsid w:val="00BE7A73"/>
    <w:rsid w:val="00C02EAC"/>
    <w:rsid w:val="00C745EA"/>
    <w:rsid w:val="00CB7874"/>
    <w:rsid w:val="00CE1A36"/>
    <w:rsid w:val="00D04DB3"/>
    <w:rsid w:val="00D97829"/>
    <w:rsid w:val="00EA1DA6"/>
    <w:rsid w:val="00F54342"/>
    <w:rsid w:val="00FA634D"/>
    <w:rsid w:val="00FF0BB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BE60"/>
  <w15:chartTrackingRefBased/>
  <w15:docId w15:val="{11A93C9B-FC26-491E-985F-A323B745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F23"/>
    <w:rPr>
      <w:rFonts w:eastAsiaTheme="majorEastAsia" w:cstheme="majorBidi"/>
      <w:color w:val="272727" w:themeColor="text1" w:themeTint="D8"/>
    </w:rPr>
  </w:style>
  <w:style w:type="paragraph" w:styleId="Title">
    <w:name w:val="Title"/>
    <w:basedOn w:val="Normal"/>
    <w:next w:val="Normal"/>
    <w:link w:val="TitleChar"/>
    <w:uiPriority w:val="10"/>
    <w:qFormat/>
    <w:rsid w:val="009C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F23"/>
    <w:pPr>
      <w:spacing w:before="160"/>
      <w:jc w:val="center"/>
    </w:pPr>
    <w:rPr>
      <w:i/>
      <w:iCs/>
      <w:color w:val="404040" w:themeColor="text1" w:themeTint="BF"/>
    </w:rPr>
  </w:style>
  <w:style w:type="character" w:customStyle="1" w:styleId="QuoteChar">
    <w:name w:val="Quote Char"/>
    <w:basedOn w:val="DefaultParagraphFont"/>
    <w:link w:val="Quote"/>
    <w:uiPriority w:val="29"/>
    <w:rsid w:val="009C2F23"/>
    <w:rPr>
      <w:i/>
      <w:iCs/>
      <w:color w:val="404040" w:themeColor="text1" w:themeTint="BF"/>
    </w:rPr>
  </w:style>
  <w:style w:type="paragraph" w:styleId="ListParagraph">
    <w:name w:val="List Paragraph"/>
    <w:basedOn w:val="Normal"/>
    <w:uiPriority w:val="34"/>
    <w:qFormat/>
    <w:rsid w:val="009C2F23"/>
    <w:pPr>
      <w:ind w:left="720"/>
      <w:contextualSpacing/>
    </w:pPr>
  </w:style>
  <w:style w:type="character" w:styleId="IntenseEmphasis">
    <w:name w:val="Intense Emphasis"/>
    <w:basedOn w:val="DefaultParagraphFont"/>
    <w:uiPriority w:val="21"/>
    <w:qFormat/>
    <w:rsid w:val="009C2F23"/>
    <w:rPr>
      <w:i/>
      <w:iCs/>
      <w:color w:val="2F5496" w:themeColor="accent1" w:themeShade="BF"/>
    </w:rPr>
  </w:style>
  <w:style w:type="paragraph" w:styleId="IntenseQuote">
    <w:name w:val="Intense Quote"/>
    <w:basedOn w:val="Normal"/>
    <w:next w:val="Normal"/>
    <w:link w:val="IntenseQuoteChar"/>
    <w:uiPriority w:val="30"/>
    <w:qFormat/>
    <w:rsid w:val="009C2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F23"/>
    <w:rPr>
      <w:i/>
      <w:iCs/>
      <w:color w:val="2F5496" w:themeColor="accent1" w:themeShade="BF"/>
    </w:rPr>
  </w:style>
  <w:style w:type="character" w:styleId="IntenseReference">
    <w:name w:val="Intense Reference"/>
    <w:basedOn w:val="DefaultParagraphFont"/>
    <w:uiPriority w:val="32"/>
    <w:qFormat/>
    <w:rsid w:val="009C2F23"/>
    <w:rPr>
      <w:b/>
      <w:bCs/>
      <w:smallCaps/>
      <w:color w:val="2F5496" w:themeColor="accent1" w:themeShade="BF"/>
      <w:spacing w:val="5"/>
    </w:rPr>
  </w:style>
  <w:style w:type="paragraph" w:styleId="Revision">
    <w:name w:val="Revision"/>
    <w:hidden/>
    <w:uiPriority w:val="99"/>
    <w:semiHidden/>
    <w:rsid w:val="00F54342"/>
    <w:pPr>
      <w:spacing w:after="0" w:line="240" w:lineRule="auto"/>
    </w:pPr>
  </w:style>
  <w:style w:type="character" w:styleId="Hyperlink">
    <w:name w:val="Hyperlink"/>
    <w:basedOn w:val="DefaultParagraphFont"/>
    <w:uiPriority w:val="99"/>
    <w:unhideWhenUsed/>
    <w:rsid w:val="006117F4"/>
    <w:rPr>
      <w:color w:val="0563C1" w:themeColor="hyperlink"/>
      <w:u w:val="single"/>
    </w:rPr>
  </w:style>
  <w:style w:type="character" w:styleId="UnresolvedMention">
    <w:name w:val="Unresolved Mention"/>
    <w:basedOn w:val="DefaultParagraphFont"/>
    <w:uiPriority w:val="99"/>
    <w:semiHidden/>
    <w:unhideWhenUsed/>
    <w:rsid w:val="006117F4"/>
    <w:rPr>
      <w:color w:val="605E5C"/>
      <w:shd w:val="clear" w:color="auto" w:fill="E1DFDD"/>
    </w:rPr>
  </w:style>
  <w:style w:type="paragraph" w:styleId="HTMLPreformatted">
    <w:name w:val="HTML Preformatted"/>
    <w:basedOn w:val="Normal"/>
    <w:link w:val="HTMLPreformattedChar"/>
    <w:uiPriority w:val="99"/>
    <w:semiHidden/>
    <w:unhideWhenUsed/>
    <w:rsid w:val="002859A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859AB"/>
    <w:rPr>
      <w:rFonts w:ascii="Consolas" w:hAnsi="Consolas"/>
      <w:sz w:val="20"/>
      <w:szCs w:val="20"/>
    </w:rPr>
  </w:style>
  <w:style w:type="table" w:styleId="TableGrid">
    <w:name w:val="Table Grid"/>
    <w:basedOn w:val="TableNormal"/>
    <w:uiPriority w:val="39"/>
    <w:rsid w:val="00B53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4DB3"/>
    <w:rPr>
      <w:sz w:val="16"/>
      <w:szCs w:val="16"/>
    </w:rPr>
  </w:style>
  <w:style w:type="paragraph" w:styleId="CommentText">
    <w:name w:val="annotation text"/>
    <w:basedOn w:val="Normal"/>
    <w:link w:val="CommentTextChar"/>
    <w:uiPriority w:val="99"/>
    <w:semiHidden/>
    <w:unhideWhenUsed/>
    <w:rsid w:val="00D04DB3"/>
    <w:pPr>
      <w:spacing w:line="240" w:lineRule="auto"/>
    </w:pPr>
    <w:rPr>
      <w:sz w:val="20"/>
      <w:szCs w:val="20"/>
    </w:rPr>
  </w:style>
  <w:style w:type="character" w:customStyle="1" w:styleId="CommentTextChar">
    <w:name w:val="Comment Text Char"/>
    <w:basedOn w:val="DefaultParagraphFont"/>
    <w:link w:val="CommentText"/>
    <w:uiPriority w:val="99"/>
    <w:semiHidden/>
    <w:rsid w:val="00D04DB3"/>
    <w:rPr>
      <w:sz w:val="20"/>
      <w:szCs w:val="20"/>
    </w:rPr>
  </w:style>
  <w:style w:type="paragraph" w:styleId="CommentSubject">
    <w:name w:val="annotation subject"/>
    <w:basedOn w:val="CommentText"/>
    <w:next w:val="CommentText"/>
    <w:link w:val="CommentSubjectChar"/>
    <w:uiPriority w:val="99"/>
    <w:semiHidden/>
    <w:unhideWhenUsed/>
    <w:rsid w:val="00D04DB3"/>
    <w:rPr>
      <w:b/>
      <w:bCs/>
    </w:rPr>
  </w:style>
  <w:style w:type="character" w:customStyle="1" w:styleId="CommentSubjectChar">
    <w:name w:val="Comment Subject Char"/>
    <w:basedOn w:val="CommentTextChar"/>
    <w:link w:val="CommentSubject"/>
    <w:uiPriority w:val="99"/>
    <w:semiHidden/>
    <w:rsid w:val="00D04D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arning.fao.org/course/view.php?id=893"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hyperlink" Target="https://elearning.fao.org/course/view.php?id=788"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omments" Target="comment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8/08/relationships/commentsExtensible" Target="commentsExtensible.xml"/><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unfccc.int/sites/default/files/resource/UNFCCC%20webinar-Uncertainty%20analysis%20in%20GHG%20inventories-2025-v1.0.pdf" TargetMode="External"/><Relationship Id="rId14" Type="http://schemas.openxmlformats.org/officeDocument/2006/relationships/image" Target="media/image6.png"/><Relationship Id="rId22" Type="http://schemas.microsoft.com/office/2016/09/relationships/commentsIds" Target="commentsIds.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A3563EBE-5C9E-4250-B656-1D9B2502AB42}">
  <ds:schemaRefs>
    <ds:schemaRef ds:uri="http://schemas.openxmlformats.org/officeDocument/2006/bibliography"/>
  </ds:schemaRefs>
</ds:datastoreItem>
</file>

<file path=customXml/itemProps2.xml><?xml version="1.0" encoding="utf-8"?>
<ds:datastoreItem xmlns:ds="http://schemas.openxmlformats.org/officeDocument/2006/customXml" ds:itemID="{780F37CB-9B65-46D1-A4B8-D4E97A5C5EC5}"/>
</file>

<file path=customXml/itemProps3.xml><?xml version="1.0" encoding="utf-8"?>
<ds:datastoreItem xmlns:ds="http://schemas.openxmlformats.org/officeDocument/2006/customXml" ds:itemID="{16A1566A-B801-4927-BA76-5EE949BBF61E}"/>
</file>

<file path=customXml/itemProps4.xml><?xml version="1.0" encoding="utf-8"?>
<ds:datastoreItem xmlns:ds="http://schemas.openxmlformats.org/officeDocument/2006/customXml" ds:itemID="{F0CA2C43-7345-4315-BB4B-777BBB654012}"/>
</file>

<file path=docProps/app.xml><?xml version="1.0" encoding="utf-8"?>
<Properties xmlns="http://schemas.openxmlformats.org/officeDocument/2006/extended-properties" xmlns:vt="http://schemas.openxmlformats.org/officeDocument/2006/docPropsVTypes">
  <Template>Normal</Template>
  <TotalTime>340</TotalTime>
  <Pages>25</Pages>
  <Words>3304</Words>
  <Characters>18838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16</cp:revision>
  <dcterms:created xsi:type="dcterms:W3CDTF">2026-05-15T14:32:00Z</dcterms:created>
  <dcterms:modified xsi:type="dcterms:W3CDTF">2026-05-17T14:07:00Z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